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671D2" w:rsidR="00C6433F" w:rsidRDefault="00852432" w14:paraId="4B75F365" w14:textId="77777777">
      <w:pPr>
        <w:pStyle w:val="heading10"/>
        <w:spacing w:after="120"/>
        <w:jc w:val="center"/>
      </w:pPr>
      <w:r w:rsidRPr="004671D2">
        <w:rPr>
          <w:sz w:val="36"/>
          <w:szCs w:val="36"/>
        </w:rPr>
        <w:t>DT-OPDRACHT</w:t>
      </w:r>
    </w:p>
    <w:p w:rsidRPr="004671D2" w:rsidR="00C6433F" w:rsidRDefault="0F185E58" w14:paraId="20EC61A5" w14:textId="77777777">
      <w:pPr>
        <w:spacing w:after="480"/>
        <w:jc w:val="center"/>
      </w:pPr>
      <w:r w:rsidRPr="004671D2">
        <w:rPr>
          <w:b/>
          <w:bCs/>
          <w:sz w:val="28"/>
          <w:szCs w:val="28"/>
        </w:rPr>
        <w:t xml:space="preserve">Opzetten en realiseren </w:t>
      </w:r>
      <w:proofErr w:type="spellStart"/>
      <w:r w:rsidRPr="004671D2">
        <w:rPr>
          <w:b/>
          <w:bCs/>
          <w:sz w:val="28"/>
          <w:szCs w:val="28"/>
        </w:rPr>
        <w:t>Integrated</w:t>
      </w:r>
      <w:proofErr w:type="spellEnd"/>
      <w:r w:rsidRPr="004671D2">
        <w:rPr>
          <w:b/>
          <w:bCs/>
          <w:sz w:val="28"/>
          <w:szCs w:val="28"/>
        </w:rPr>
        <w:t xml:space="preserve"> Management System (IMS)</w:t>
      </w:r>
    </w:p>
    <w:p w:rsidRPr="004671D2" w:rsidR="00C6433F" w:rsidP="0F185E58" w:rsidRDefault="0F185E58" w14:paraId="329558FC" w14:textId="77777777">
      <w:pPr>
        <w:pStyle w:val="heading20"/>
      </w:pPr>
      <w:r w:rsidRPr="004671D2">
        <w:t>1. Besluit</w:t>
      </w:r>
    </w:p>
    <w:p w:rsidRPr="004671D2" w:rsidR="00C6433F" w:rsidRDefault="0F185E58" w14:paraId="5009B017" w14:textId="77777777">
      <w:pPr>
        <w:spacing w:after="120"/>
      </w:pPr>
      <w:r w:rsidRPr="004671D2">
        <w:t>Het Directieteam besluit:</w:t>
      </w:r>
    </w:p>
    <w:p w:rsidRPr="004671D2" w:rsidR="00C6433F" w:rsidRDefault="0F185E58" w14:paraId="2F42773F" w14:textId="77777777">
      <w:pPr>
        <w:pStyle w:val="Lijstalinea"/>
        <w:numPr>
          <w:ilvl w:val="0"/>
          <w:numId w:val="2"/>
        </w:numPr>
      </w:pPr>
      <w:r w:rsidRPr="004671D2">
        <w:t xml:space="preserve">opdracht te geven tot het </w:t>
      </w:r>
      <w:r w:rsidRPr="004671D2">
        <w:rPr>
          <w:b/>
          <w:bCs/>
        </w:rPr>
        <w:t>opzetten én realiseren</w:t>
      </w:r>
      <w:r w:rsidRPr="004671D2">
        <w:t xml:space="preserve"> van een </w:t>
      </w:r>
      <w:proofErr w:type="spellStart"/>
      <w:r w:rsidRPr="004671D2">
        <w:t>Integrated</w:t>
      </w:r>
      <w:proofErr w:type="spellEnd"/>
      <w:r w:rsidRPr="004671D2">
        <w:t xml:space="preserve"> Management System (IMS) voor:</w:t>
      </w:r>
    </w:p>
    <w:p w:rsidRPr="004671D2" w:rsidR="00C6433F" w:rsidRDefault="0F185E58" w14:paraId="383B85C3" w14:textId="77777777">
      <w:pPr>
        <w:pStyle w:val="Lijstalinea"/>
        <w:numPr>
          <w:ilvl w:val="1"/>
          <w:numId w:val="2"/>
        </w:numPr>
      </w:pPr>
      <w:r w:rsidRPr="004671D2">
        <w:t>Informatiebeveiliging (ISMS),</w:t>
      </w:r>
    </w:p>
    <w:p w:rsidRPr="004671D2" w:rsidR="00C6433F" w:rsidRDefault="00852432" w14:paraId="7B763380" w14:textId="77777777">
      <w:pPr>
        <w:pStyle w:val="Lijstalinea"/>
        <w:numPr>
          <w:ilvl w:val="1"/>
          <w:numId w:val="2"/>
        </w:numPr>
      </w:pPr>
      <w:r w:rsidRPr="004671D2">
        <w:t>Privacy (PIMS),</w:t>
      </w:r>
    </w:p>
    <w:p w:rsidRPr="004671D2" w:rsidR="00C6433F" w:rsidP="0F185E58" w:rsidRDefault="7CF59CE0" w14:paraId="447CC23C" w14:textId="77777777">
      <w:pPr>
        <w:pStyle w:val="Lijstalinea"/>
        <w:numPr>
          <w:ilvl w:val="1"/>
          <w:numId w:val="2"/>
        </w:numPr>
        <w:rPr/>
      </w:pPr>
      <w:r w:rsidR="7CF59CE0">
        <w:rPr/>
        <w:t>Business Continuity (BCMS);</w:t>
      </w:r>
    </w:p>
    <w:p w:rsidRPr="004671D2" w:rsidR="00C6433F" w:rsidRDefault="0F185E58" w14:paraId="290DCA36" w14:textId="77777777">
      <w:pPr>
        <w:pStyle w:val="Lijstalinea"/>
        <w:numPr>
          <w:ilvl w:val="0"/>
          <w:numId w:val="2"/>
        </w:numPr>
      </w:pPr>
      <w:r w:rsidRPr="004671D2">
        <w:t xml:space="preserve">de </w:t>
      </w:r>
      <w:r w:rsidRPr="004671D2">
        <w:rPr>
          <w:b/>
          <w:bCs/>
        </w:rPr>
        <w:t>CISO</w:t>
      </w:r>
      <w:r w:rsidRPr="004671D2">
        <w:t xml:space="preserve"> aan te wijzen als </w:t>
      </w:r>
      <w:r w:rsidRPr="004671D2">
        <w:rPr>
          <w:b/>
          <w:bCs/>
        </w:rPr>
        <w:t>regisseur én uitvoerend verantwoordelijke</w:t>
      </w:r>
      <w:r w:rsidRPr="004671D2">
        <w:t xml:space="preserve"> voor deze opdracht;</w:t>
      </w:r>
    </w:p>
    <w:p w:rsidRPr="004671D2" w:rsidR="00C6433F" w:rsidRDefault="0F185E58" w14:paraId="0F1039CB" w14:textId="77777777">
      <w:pPr>
        <w:pStyle w:val="Lijstalinea"/>
        <w:numPr>
          <w:ilvl w:val="0"/>
          <w:numId w:val="2"/>
        </w:numPr>
      </w:pPr>
      <w:r w:rsidRPr="004671D2">
        <w:t xml:space="preserve">het IMS vast te stellen als </w:t>
      </w:r>
      <w:r w:rsidRPr="004671D2">
        <w:rPr>
          <w:b/>
          <w:bCs/>
        </w:rPr>
        <w:t xml:space="preserve">primair sturings- en </w:t>
      </w:r>
      <w:proofErr w:type="spellStart"/>
      <w:r w:rsidRPr="004671D2">
        <w:rPr>
          <w:b/>
          <w:bCs/>
        </w:rPr>
        <w:t>governancemodel</w:t>
      </w:r>
      <w:proofErr w:type="spellEnd"/>
      <w:r w:rsidRPr="004671D2">
        <w:t xml:space="preserve"> voor deze domeinen;</w:t>
      </w:r>
    </w:p>
    <w:p w:rsidRPr="004671D2" w:rsidR="00C6433F" w:rsidRDefault="7CF59CE0" w14:paraId="02D7515E" w14:textId="0ED2512B">
      <w:pPr>
        <w:pStyle w:val="Lijstalinea"/>
        <w:numPr>
          <w:ilvl w:val="0"/>
          <w:numId w:val="2"/>
        </w:numPr>
        <w:spacing w:after="240"/>
        <w:rPr/>
      </w:pPr>
      <w:r w:rsidR="7CF59CE0">
        <w:rPr/>
        <w:t>een</w:t>
      </w:r>
      <w:r w:rsidR="7CF59CE0">
        <w:rPr/>
        <w:t xml:space="preserve"> vast </w:t>
      </w:r>
      <w:r w:rsidRPr="1F8200B6" w:rsidR="7CF59CE0">
        <w:rPr>
          <w:b w:val="1"/>
          <w:bCs w:val="1"/>
        </w:rPr>
        <w:t>IMS-besluit- en reviewritme</w:t>
      </w:r>
      <w:r w:rsidR="7CF59CE0">
        <w:rPr/>
        <w:t xml:space="preserve"> op te nemen </w:t>
      </w:r>
      <w:del w:author="Leede, Luuk de" w:date="2026-02-02T11:16:09.613Z" w:id="1077261479">
        <w:r w:rsidDel="7CF59CE0">
          <w:delText xml:space="preserve">binnen </w:delText>
        </w:r>
      </w:del>
      <w:ins w:author="Leede, Luuk de" w:date="2026-02-02T11:16:13.733Z" w:id="799750698">
        <w:r w:rsidR="69694A32">
          <w:t xml:space="preserve">dat aansluit op </w:t>
        </w:r>
      </w:ins>
      <w:r w:rsidR="7CF59CE0">
        <w:rPr/>
        <w:t>de bestaande P&amp;C-cyclus.</w:t>
      </w:r>
    </w:p>
    <w:p w:rsidRPr="004671D2" w:rsidR="00C6433F" w:rsidP="0F185E58" w:rsidRDefault="0F185E58" w14:paraId="18B7436D" w14:textId="77777777">
      <w:pPr>
        <w:pStyle w:val="heading20"/>
      </w:pPr>
      <w:r w:rsidRPr="004671D2">
        <w:t>2. Aanleiding</w:t>
      </w:r>
    </w:p>
    <w:p w:rsidRPr="004671D2" w:rsidR="00C6433F" w:rsidP="1F8200B6" w:rsidRDefault="0F185E58" w14:paraId="0B05A687" w14:textId="08BA81BC">
      <w:pPr>
        <w:pStyle w:val="Standaard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="0F185E58">
        <w:rPr/>
        <w:t xml:space="preserve">De organisatie werkt al geruime tijd aan informatiebeveiliging, privacy en </w:t>
      </w:r>
      <w:ins w:author="Leede, Luuk de" w:date="2026-02-02T12:59:49.254Z" w:id="1860102167">
        <w:r w:rsidR="76B2DD1C">
          <w:t>bedrijfs</w:t>
        </w:r>
      </w:ins>
      <w:r w:rsidR="0F185E58">
        <w:rPr/>
        <w:t xml:space="preserve">continuïteit. Deze inspanningen zijn waardevol, maar grotendeels </w:t>
      </w:r>
      <w:r w:rsidRPr="441177F0" w:rsidR="0F185E58">
        <w:rPr>
          <w:b w:val="1"/>
          <w:bCs w:val="1"/>
        </w:rPr>
        <w:t xml:space="preserve">projectmatig en </w:t>
      </w:r>
      <w:r w:rsidRPr="441177F0" w:rsidR="0F185E58">
        <w:rPr>
          <w:b w:val="1"/>
          <w:bCs w:val="1"/>
        </w:rPr>
        <w:t>domeinspecifiek</w:t>
      </w:r>
      <w:r w:rsidR="0F185E58">
        <w:rPr/>
        <w:t xml:space="preserve"> ingericht. Dit terwijl de overlap tussen deze domeinen aanzienlijk is. Hierdoor </w:t>
      </w:r>
      <w:del w:author="Leede, Luuk de" w:date="2026-02-02T11:17:51.981Z" w:id="1847042876">
        <w:r w:rsidDel="0F185E58">
          <w:delText>ontbreekt</w:delText>
        </w:r>
      </w:del>
      <w:ins w:author="Leede, Luuk de" w:date="2026-02-02T11:17:56.314Z" w:id="1786226216">
        <w:r w:rsidR="67B2A0CD">
          <w:t>is onvoldoende aandacht voor</w:t>
        </w:r>
      </w:ins>
      <w:r w:rsidR="0F185E58">
        <w:rPr/>
        <w:t>:</w:t>
      </w:r>
    </w:p>
    <w:p w:rsidRPr="004671D2" w:rsidR="00C6433F" w:rsidRDefault="0F185E58" w14:paraId="4A42ABAC" w14:textId="77777777">
      <w:pPr>
        <w:pStyle w:val="Lijstalinea"/>
        <w:numPr>
          <w:ilvl w:val="0"/>
          <w:numId w:val="3"/>
        </w:numPr>
      </w:pPr>
      <w:r w:rsidRPr="004671D2">
        <w:t>één integraal overzicht van risico's en maatregelen;</w:t>
      </w:r>
    </w:p>
    <w:p w:rsidRPr="004671D2" w:rsidR="00C6433F" w:rsidRDefault="0F185E58" w14:paraId="0D574E57" w14:textId="77777777">
      <w:pPr>
        <w:pStyle w:val="Lijstalinea"/>
        <w:numPr>
          <w:ilvl w:val="0"/>
          <w:numId w:val="3"/>
        </w:numPr>
      </w:pPr>
      <w:r w:rsidRPr="004671D2">
        <w:t>expliciete besluitvorming over restrisico's op DT-niveau;</w:t>
      </w:r>
    </w:p>
    <w:p w:rsidRPr="004671D2" w:rsidR="00C6433F" w:rsidRDefault="0F185E58" w14:paraId="200088EE" w14:textId="77777777">
      <w:pPr>
        <w:pStyle w:val="Lijstalinea"/>
        <w:numPr>
          <w:ilvl w:val="0"/>
          <w:numId w:val="3"/>
        </w:numPr>
      </w:pPr>
      <w:r w:rsidRPr="004671D2">
        <w:t>samenhang tussen security, privacy en continuïteit;</w:t>
      </w:r>
    </w:p>
    <w:p w:rsidRPr="004671D2" w:rsidR="00C6433F" w:rsidRDefault="7CF59CE0" w14:paraId="63E5C7F9" w14:textId="00DFC901">
      <w:pPr>
        <w:pStyle w:val="Lijstalinea"/>
        <w:numPr>
          <w:ilvl w:val="0"/>
          <w:numId w:val="3"/>
        </w:numPr>
        <w:rPr/>
      </w:pPr>
      <w:r w:rsidR="7CF59CE0">
        <w:rPr/>
        <w:t>structurele</w:t>
      </w:r>
      <w:r w:rsidR="7CF59CE0">
        <w:rPr/>
        <w:t xml:space="preserve"> en </w:t>
      </w:r>
      <w:del w:author="Leede, Luuk de" w:date="2026-01-22T15:14:00Z" w:id="600316069">
        <w:r w:rsidDel="0F185E58">
          <w:delText>eenduidige</w:delText>
        </w:r>
      </w:del>
      <w:ins w:author="Leede, Luuk de" w:date="2026-01-22T15:14:00Z" w:id="1568095130">
        <w:r w:rsidR="43AA2303">
          <w:t>systematische</w:t>
        </w:r>
      </w:ins>
      <w:r w:rsidR="7CF59CE0">
        <w:rPr/>
        <w:t xml:space="preserve"> </w:t>
      </w:r>
      <w:del w:author="Leede, Luuk de" w:date="2026-01-22T15:13:00Z" w:id="817658430">
        <w:r w:rsidDel="0F185E58">
          <w:delText>voortgangsrapportage</w:delText>
        </w:r>
      </w:del>
      <w:ins w:author="Leede, Luuk de" w:date="2026-01-22T15:13:00Z" w:id="869785314">
        <w:r w:rsidR="50FCC7E8">
          <w:t xml:space="preserve">inrichting van een control cyclus met o.a. </w:t>
        </w:r>
      </w:ins>
      <w:ins w:author="Leede, Luuk de" w:date="2026-02-02T11:17:23.192Z" w:id="1935970446">
        <w:r w:rsidR="33300D7B">
          <w:t xml:space="preserve">risicoanalyses, prioritering, </w:t>
        </w:r>
      </w:ins>
      <w:ins w:author="Leede, Luuk de" w:date="2026-01-22T15:14:00Z" w:id="312594333">
        <w:r w:rsidR="50FCC7E8">
          <w:t>monitoring</w:t>
        </w:r>
      </w:ins>
      <w:ins w:author="Leede, Luuk de" w:date="2026-02-02T11:17:35.329Z" w:id="852605587">
        <w:r w:rsidR="6EF012B9">
          <w:t xml:space="preserve">, </w:t>
        </w:r>
      </w:ins>
      <w:ins w:author="Leede, Luuk de" w:date="2026-01-22T15:13:00Z" w:id="913451500">
        <w:r w:rsidR="50FCC7E8">
          <w:t>rapportages</w:t>
        </w:r>
      </w:ins>
      <w:ins w:author="Leede, Luuk de" w:date="2026-02-02T11:17:43.581Z" w:id="3092419">
        <w:r w:rsidR="199B2B8C">
          <w:t xml:space="preserve"> en systematische verbeteracties</w:t>
        </w:r>
      </w:ins>
      <w:r w:rsidR="7CF59CE0">
        <w:rPr/>
        <w:t>.</w:t>
      </w:r>
    </w:p>
    <w:p w:rsidRPr="004671D2" w:rsidR="00C6433F" w:rsidRDefault="0F185E58" w14:paraId="593AB006" w14:textId="4430A0F1">
      <w:pPr>
        <w:spacing w:before="120" w:after="240"/>
        <w:rPr>
          <w:ins w:author="Leede, Luuk de" w:date="2026-01-22T15:16:00Z" w16du:dateUtc="2026-01-22T15:16:23Z" w:id="1240034732"/>
        </w:rPr>
      </w:pPr>
      <w:del w:author="Leede, Luuk de" w:date="2026-01-22T15:15:00Z" w:id="1740886306">
        <w:r w:rsidDel="0F185E58">
          <w:delText xml:space="preserve">Dit belemmert </w:delText>
        </w:r>
      </w:del>
      <w:del w:author="Leede, Luuk de" w:date="2026-01-22T15:14:00Z" w:id="1200134749">
        <w:r w:rsidDel="0F185E58">
          <w:delText xml:space="preserve">bestuurlijke </w:delText>
        </w:r>
      </w:del>
      <w:del w:author="Leede, Luuk de" w:date="2026-01-22T15:15:00Z" w:id="1017928184">
        <w:r w:rsidDel="0F185E58">
          <w:delText>grip</w:delText>
        </w:r>
      </w:del>
      <w:ins w:author="Leede, Luuk de" w:date="2026-01-22T15:15:00Z" w:id="1320338200">
        <w:r w:rsidR="2CE7E782">
          <w:t xml:space="preserve">Hierdoor is de organisatie niet in </w:t>
        </w:r>
      </w:ins>
      <w:ins w:author="Leede, Luuk de" w:date="2026-02-02T12:56:56.345Z" w:id="303012613">
        <w:r w:rsidR="2A2CA536">
          <w:t>control</w:t>
        </w:r>
      </w:ins>
      <w:ins w:author="Leede, Luuk de" w:date="2026-01-22T15:15:00Z" w:id="162033938">
        <w:r w:rsidR="2CE7E782">
          <w:t xml:space="preserve">, of op zijn minst niet aantoonbaar in control. Ook kan niet worden verantwoord op basis van welke criteria </w:t>
        </w:r>
        <w:r w:rsidR="2CE7E782">
          <w:t>keuzes worden gemaakt bij het doorvo</w:t>
        </w:r>
      </w:ins>
      <w:ins w:author="Leede, Luuk de" w:date="2026-01-22T15:16:00Z" w:id="1869023907">
        <w:r w:rsidR="2CE7E782">
          <w:t>eren van beheersmaatregelen</w:t>
        </w:r>
      </w:ins>
      <w:r w:rsidR="7CF59CE0">
        <w:rPr/>
        <w:t xml:space="preserve">. </w:t>
      </w:r>
    </w:p>
    <w:p w:rsidRPr="004671D2" w:rsidR="00C6433F" w:rsidRDefault="7CF59CE0" w14:paraId="15FB0D13" w14:textId="1E25E83C">
      <w:pPr>
        <w:spacing w:before="120" w:after="240"/>
      </w:pPr>
      <w:r>
        <w:t xml:space="preserve">Om dit te doorbreken is een </w:t>
      </w:r>
      <w:r w:rsidRPr="77C2C0A1">
        <w:rPr>
          <w:b/>
          <w:bCs/>
        </w:rPr>
        <w:t>Integrated Management System (IMS)</w:t>
      </w:r>
      <w:r>
        <w:t xml:space="preserve"> nodig dat niet alleen kaders stelt, maar </w:t>
      </w:r>
      <w:r w:rsidRPr="77C2C0A1">
        <w:rPr>
          <w:b/>
          <w:bCs/>
        </w:rPr>
        <w:t>daadwerkelijk wordt ingericht en gebruikt</w:t>
      </w:r>
      <w:r>
        <w:t>.</w:t>
      </w:r>
    </w:p>
    <w:p w:rsidRPr="004671D2" w:rsidR="00C6433F" w:rsidRDefault="00852432" w14:paraId="0EACB099" w14:textId="77777777">
      <w:pPr>
        <w:pStyle w:val="heading20"/>
      </w:pPr>
      <w:r w:rsidRPr="004671D2">
        <w:t>3. Doel</w:t>
      </w:r>
    </w:p>
    <w:p w:rsidRPr="004671D2" w:rsidR="00C6433F" w:rsidRDefault="7CF59CE0" w14:paraId="5B5488C9" w14:textId="41E76B9E">
      <w:pPr>
        <w:spacing w:after="120"/>
      </w:pPr>
      <w:r w:rsidR="7CF59CE0">
        <w:rPr/>
        <w:t xml:space="preserve">Het doel van deze opdracht is het realiseren van een </w:t>
      </w:r>
      <w:r w:rsidRPr="1F8200B6" w:rsidR="7CF59CE0">
        <w:rPr>
          <w:b w:val="1"/>
          <w:bCs w:val="1"/>
        </w:rPr>
        <w:t>werkend IMS</w:t>
      </w:r>
      <w:r w:rsidR="7CF59CE0">
        <w:rPr/>
        <w:t xml:space="preserve"> </w:t>
      </w:r>
      <w:ins w:author="Leede, Luuk de" w:date="2026-02-02T11:24:11.798Z" w:id="110629717">
        <w:r w:rsidR="45776F9F">
          <w:t xml:space="preserve">waarmee </w:t>
        </w:r>
      </w:ins>
      <w:del w:author="Leede, Luuk de" w:date="2026-02-02T11:24:08.545Z" w:id="1906446719">
        <w:r w:rsidDel="7CF59CE0">
          <w:delText>waarmee</w:delText>
        </w:r>
        <w:r w:rsidDel="7CF59CE0">
          <w:delText xml:space="preserve"> </w:delText>
        </w:r>
      </w:del>
      <w:del w:author="Leede, Luuk de" w:date="2026-01-22T08:47:00Z" w:id="622587465">
        <w:r w:rsidDel="0F185E58">
          <w:delText>het Directieteam</w:delText>
        </w:r>
      </w:del>
      <w:ins w:author="Leede, Luuk de" w:date="2026-01-22T08:47:00Z" w:id="489815335">
        <w:r w:rsidR="60D8C289">
          <w:t>de organisatie op alle niveaus</w:t>
        </w:r>
      </w:ins>
      <w:r w:rsidR="7CF59CE0">
        <w:rPr/>
        <w:t>:</w:t>
      </w:r>
    </w:p>
    <w:p w:rsidRPr="004671D2" w:rsidR="00C6433F" w:rsidRDefault="7CF59CE0" w14:paraId="1795A3DE" w14:textId="48DB96BF">
      <w:pPr>
        <w:pStyle w:val="Lijstalinea"/>
        <w:numPr>
          <w:ilvl w:val="0"/>
          <w:numId w:val="3"/>
        </w:numPr>
        <w:rPr/>
      </w:pPr>
      <w:ins w:author="Leede, Luuk de" w:date="2026-02-02T11:27:34.256Z" w:id="2128041515">
        <w:r w:rsidR="007D6046">
          <w:t>I</w:t>
        </w:r>
      </w:ins>
      <w:del w:author="Leede, Luuk de" w:date="2026-02-02T11:27:34.56Z" w:id="120098483">
        <w:r w:rsidDel="7CF59CE0">
          <w:delText>i</w:delText>
        </w:r>
      </w:del>
      <w:r w:rsidR="7CF59CE0">
        <w:rPr/>
        <w:t>ntegraal</w:t>
      </w:r>
      <w:r w:rsidR="7CF59CE0">
        <w:rPr/>
        <w:t xml:space="preserve"> in</w:t>
      </w:r>
      <w:r w:rsidR="7CF59CE0">
        <w:rPr/>
        <w:t>zicht heeft in risico's;</w:t>
      </w:r>
    </w:p>
    <w:p w:rsidRPr="004671D2" w:rsidR="00C6433F" w:rsidRDefault="0F185E58" w14:paraId="3B7084F3" w14:textId="71F366A5">
      <w:pPr>
        <w:pStyle w:val="Lijstalinea"/>
        <w:numPr>
          <w:ilvl w:val="0"/>
          <w:numId w:val="3"/>
        </w:numPr>
        <w:rPr/>
      </w:pPr>
      <w:ins w:author="Leede, Luuk de" w:date="2026-02-02T11:27:37.005Z" w:id="1574430724">
        <w:r w:rsidR="1D44A3DF">
          <w:t>P</w:t>
        </w:r>
      </w:ins>
      <w:del w:author="Leede, Luuk de" w:date="2026-02-02T11:27:37.305Z" w:id="363638765">
        <w:r w:rsidDel="0F185E58">
          <w:delText>p</w:delText>
        </w:r>
      </w:del>
      <w:r w:rsidR="0F185E58">
        <w:rPr/>
        <w:t>rioriteiten</w:t>
      </w:r>
      <w:r w:rsidR="0F185E58">
        <w:rPr/>
        <w:t xml:space="preserve"> kan stellen</w:t>
      </w:r>
      <w:ins w:author="Leede, Luuk de" w:date="2026-02-02T11:19:46.854Z" w:id="249446115">
        <w:r w:rsidR="0BCF62F1">
          <w:t xml:space="preserve"> in de te nemen maatregelen</w:t>
        </w:r>
      </w:ins>
      <w:r w:rsidR="0F185E58">
        <w:rPr/>
        <w:t xml:space="preserve"> en </w:t>
      </w:r>
      <w:ins w:author="Leede, Luuk de" w:date="2026-02-02T11:19:52.422Z" w:id="220772768">
        <w:r w:rsidR="4E3CF5CE">
          <w:t xml:space="preserve">kan </w:t>
        </w:r>
      </w:ins>
      <w:r w:rsidR="0F185E58">
        <w:rPr/>
        <w:t>bijsturen</w:t>
      </w:r>
      <w:ins w:author="Leede, Luuk de" w:date="2026-02-02T11:18:51.967Z" w:id="808805215">
        <w:r w:rsidR="6B21D87C">
          <w:t xml:space="preserve"> op basis van de </w:t>
        </w:r>
      </w:ins>
      <w:ins w:author="Leede, Luuk de" w:date="2026-02-02T11:19:22.801Z" w:id="1877923053">
        <w:r w:rsidR="11851025">
          <w:t>geïnventariseerde</w:t>
        </w:r>
      </w:ins>
      <w:ins w:author="Leede, Luuk de" w:date="2026-02-02T11:18:51.967Z" w:id="708063702">
        <w:r w:rsidR="6B21D87C">
          <w:t xml:space="preserve"> risico's</w:t>
        </w:r>
      </w:ins>
      <w:r w:rsidR="0F185E58">
        <w:rPr/>
        <w:t>;</w:t>
      </w:r>
    </w:p>
    <w:p w:rsidRPr="004671D2" w:rsidR="00C6433F" w:rsidRDefault="0F185E58" w14:paraId="49775B51" w14:textId="74553B75">
      <w:pPr>
        <w:pStyle w:val="Lijstalinea"/>
        <w:numPr>
          <w:ilvl w:val="0"/>
          <w:numId w:val="3"/>
        </w:numPr>
        <w:rPr>
          <w:ins w:author="Leede, Luuk de" w:date="2026-02-02T11:20:42.873Z" w16du:dateUtc="2026-02-02T11:20:42.873Z" w:id="52330825"/>
        </w:rPr>
      </w:pPr>
      <w:ins w:author="Leede, Luuk de" w:date="2026-02-02T11:27:39.17Z" w:id="344962780">
        <w:r w:rsidR="0AB90C18">
          <w:t>E</w:t>
        </w:r>
      </w:ins>
      <w:del w:author="Leede, Luuk de" w:date="2026-02-02T11:27:39.768Z" w:id="184104856">
        <w:r w:rsidDel="0F185E58">
          <w:delText>e</w:delText>
        </w:r>
      </w:del>
      <w:r w:rsidR="0F185E58">
        <w:rPr/>
        <w:t>xpliciete</w:t>
      </w:r>
      <w:r w:rsidR="0F185E58">
        <w:rPr/>
        <w:t xml:space="preserve"> besluiten neemt over restrisico's;</w:t>
      </w:r>
    </w:p>
    <w:p w:rsidR="15B70C4F" w:rsidP="1F8200B6" w:rsidRDefault="15B70C4F" w14:paraId="3E23BA60" w14:textId="1B71F21B">
      <w:pPr>
        <w:pStyle w:val="Lijstalinea"/>
        <w:numPr>
          <w:ilvl w:val="0"/>
          <w:numId w:val="3"/>
        </w:numPr>
        <w:rPr>
          <w:ins w:author="Leede, Luuk de" w:date="2026-02-02T11:26:37.039Z" w16du:dateUtc="2026-02-02T11:26:37.039Z" w:id="1919415207"/>
        </w:rPr>
      </w:pPr>
      <w:ins w:author="Leede, Luuk de" w:date="2026-02-02T11:20:54.854Z" w:id="1273068623">
        <w:r w:rsidR="15B70C4F">
          <w:t>De voortgang van de in te voeren verbeteringen kan monitoren</w:t>
        </w:r>
      </w:ins>
    </w:p>
    <w:p w:rsidR="00B4E150" w:rsidP="1F8200B6" w:rsidRDefault="00B4E150" w14:paraId="1EFD8A6D" w14:textId="40B1F684">
      <w:pPr>
        <w:pStyle w:val="Lijstalinea"/>
        <w:numPr>
          <w:ilvl w:val="0"/>
          <w:numId w:val="3"/>
        </w:numPr>
        <w:rPr>
          <w:ins w:author="Leede, Luuk de" w:date="2026-02-02T11:27:08.122Z" w16du:dateUtc="2026-02-02T11:27:08.122Z" w:id="60252829"/>
        </w:rPr>
      </w:pPr>
      <w:ins w:author="Leede, Luuk de" w:date="2026-02-02T11:27:30.121Z" w:id="903442">
        <w:r w:rsidR="00B4E150">
          <w:t>K</w:t>
        </w:r>
      </w:ins>
      <w:ins w:author="Leede, Luuk de" w:date="2026-02-02T11:26:48.526Z" w:id="306438960">
        <w:r w:rsidR="00B4E150">
          <w:t>an</w:t>
        </w:r>
        <w:r w:rsidR="00B4E150">
          <w:t xml:space="preserve"> rapporteren en verantwoorden richting management en bestuur</w:t>
        </w:r>
      </w:ins>
    </w:p>
    <w:p w:rsidR="00B4E150" w:rsidP="1F8200B6" w:rsidRDefault="00B4E150" w14:paraId="49492031" w14:textId="18846347">
      <w:pPr>
        <w:pStyle w:val="Lijstalinea"/>
        <w:numPr>
          <w:ilvl w:val="0"/>
          <w:numId w:val="3"/>
        </w:numPr>
        <w:rPr>
          <w:ins w:author="Leede, Luuk de" w:date="2026-02-02T11:26:52.562Z" w16du:dateUtc="2026-02-02T11:26:52.562Z" w:id="1167104895"/>
        </w:rPr>
      </w:pPr>
      <w:ins w:author="Leede, Luuk de" w:date="2026-02-02T11:27:21.086Z" w:id="661302109">
        <w:r w:rsidR="00B4E150">
          <w:t>De werking van het IMS in zijn geheel kan monitoren</w:t>
        </w:r>
      </w:ins>
    </w:p>
    <w:p w:rsidR="1F8200B6" w:rsidP="1F8200B6" w:rsidRDefault="1F8200B6" w14:paraId="4C9FEE7F" w14:textId="359E6065">
      <w:pPr>
        <w:pStyle w:val="Lijstalinea"/>
        <w:numPr>
          <w:ilvl w:val="0"/>
          <w:numId w:val="3"/>
        </w:numPr>
        <w:rPr>
          <w:del w:author="Leede, Luuk de" w:date="2026-02-02T11:26:58.568Z" w16du:dateUtc="2026-02-02T11:26:58.568Z" w:id="838346886"/>
        </w:rPr>
      </w:pPr>
    </w:p>
    <w:p w:rsidRPr="004671D2" w:rsidR="00C6433F" w:rsidP="1F8200B6" w:rsidRDefault="00C6433F" w14:paraId="3C1FDA0A" w14:textId="7E6634A0">
      <w:pPr>
        <w:pStyle w:val="Lijstalinea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del w:author="Leede, Luuk de" w:date="2026-01-22T15:20:00Z" w16du:dateUtc="2026-01-22T15:20:28Z" w:id="102926866"/>
        </w:rPr>
        <w:pPrChange w:author="Leede, Luuk de" w:date="2026-02-02T11:21:15.628Z">
          <w:pPr>
            <w:pStyle w:val="Lijstalinea"/>
            <w:numPr>
              <w:ilvl w:val="0"/>
              <w:numId w:val="3"/>
            </w:numPr>
            <w:spacing w:before="0" w:beforeAutospacing="off"/>
          </w:pPr>
        </w:pPrChange>
      </w:pPr>
      <w:del w:author="Leede, Luuk de" w:date="2026-02-02T11:21:01.219Z" w:id="1102098562">
        <w:r w:rsidDel="7CF59CE0">
          <w:delText>aantoonbaar</w:delText>
        </w:r>
        <w:r w:rsidDel="7CF59CE0">
          <w:delText xml:space="preserve"> </w:delText>
        </w:r>
      </w:del>
      <w:del w:author="Leede, Luuk de" w:date="2026-02-02T11:27:00.337Z" w:id="1627443206">
        <w:r w:rsidDel="7CF59CE0">
          <w:delText>ka</w:delText>
        </w:r>
      </w:del>
      <w:del w:author="Leede, Luuk de" w:date="2026-02-02T11:26:48.51Z" w:id="2045877556">
        <w:r w:rsidDel="7CF59CE0">
          <w:delText xml:space="preserve">n </w:delText>
        </w:r>
      </w:del>
      <w:del w:author="Leede, Luuk de" w:date="2026-02-02T11:27:00.337Z" w:id="2011393314">
        <w:r w:rsidDel="7CF59CE0">
          <w:delText xml:space="preserve">verantwoorden richting </w:delText>
        </w:r>
      </w:del>
      <w:del w:author="Leede, Luuk de" w:date="2026-02-02T11:21:09.265Z" w:id="2106693913">
        <w:r w:rsidDel="7CF59CE0">
          <w:delText>audit, toezicht en bestuu</w:delText>
        </w:r>
      </w:del>
      <w:del w:author="Leede, Luuk de" w:date="2026-01-22T15:20:00Z" w:id="264781440">
        <w:r w:rsidDel="0F185E58">
          <w:delText>r.</w:delText>
        </w:r>
      </w:del>
    </w:p>
    <w:p w:rsidRPr="004671D2" w:rsidR="00C6433F" w:rsidP="1F8200B6" w:rsidRDefault="7CF59CE0" w14:paraId="60A240BB" w14:textId="533E1C62">
      <w:pPr>
        <w:pStyle w:val="Standaard"/>
        <w:spacing w:before="120" w:after="240" w:line="259" w:lineRule="auto"/>
        <w:ind w:left="0"/>
        <w:rPr>
          <w:ins w:author="Leede, Luuk de" w:date="2026-02-02T12:19:08.822Z" w16du:dateUtc="2026-02-02T12:19:08.822Z" w:id="1019628928"/>
          <w:strike w:val="1"/>
        </w:rPr>
      </w:pPr>
      <w:commentRangeStart w:id="1917334722"/>
      <w:r w:rsidRPr="441177F0" w:rsidR="7CF59CE0">
        <w:rPr>
          <w:strike w:val="1"/>
          <w:rPrChange w:author="Leede, Luuk de" w:date="2026-02-02T11:24:27.782Z" w:id="1713268793"/>
        </w:rPr>
        <w:t xml:space="preserve">Het IMS is daarmee </w:t>
      </w:r>
      <w:r w:rsidRPr="441177F0" w:rsidR="7CF59CE0">
        <w:rPr>
          <w:b w:val="1"/>
          <w:bCs w:val="1"/>
          <w:strike w:val="1"/>
          <w:rPrChange w:author="Leede, Luuk de" w:date="2026-02-02T11:24:27.782Z" w:id="502202826">
            <w:rPr>
              <w:b w:val="1"/>
              <w:bCs w:val="1"/>
            </w:rPr>
          </w:rPrChange>
        </w:rPr>
        <w:t>sturingsinstrument én uitvoeringsmodel</w:t>
      </w:r>
      <w:r w:rsidRPr="441177F0" w:rsidR="7CF59CE0">
        <w:rPr>
          <w:strike w:val="1"/>
          <w:rPrChange w:author="Leede, Luuk de" w:date="2026-02-02T11:24:27.783Z" w:id="224090682"/>
        </w:rPr>
        <w:t>.</w:t>
      </w:r>
      <w:commentRangeEnd w:id="1917334722"/>
      <w:r>
        <w:rPr>
          <w:rStyle w:val="CommentReference"/>
        </w:rPr>
        <w:commentReference w:id="1917334722"/>
      </w:r>
    </w:p>
    <w:p w:rsidR="441177F0" w:rsidP="441177F0" w:rsidRDefault="441177F0" w14:paraId="6422F418" w14:textId="4E71ED48">
      <w:pPr>
        <w:spacing w:after="120"/>
        <w:rPr>
          <w:del w:author="Leede, Luuk de" w:date="2026-02-02T12:19:10.144Z" w16du:dateUtc="2026-02-02T12:19:10.144Z" w:id="2097387678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  <w:rPrChange w:author="Leede, Luuk de" w:date="2026-02-02T11:24:27.783Z" w:id="1511274239">
            <w:rPr>
              <w:del w:author="Leede, Luuk de" w:date="2026-02-02T12:19:10.144Z" w16du:dateUtc="2026-02-02T12:19:10.144Z" w:id="1978393085"/>
            </w:rPr>
          </w:rPrChange>
        </w:rPr>
        <w:pPrChange w:author="Leede, Luuk de" w:date="2026-02-02T12:19:13.663Z">
          <w:pPr/>
        </w:pPrChange>
      </w:pPr>
    </w:p>
    <w:p w:rsidRPr="004671D2" w:rsidR="00C6433F" w:rsidRDefault="00852432" w14:paraId="15DFA047" w14:textId="77777777">
      <w:pPr>
        <w:pStyle w:val="heading20"/>
        <w:rPr>
          <w:del w:author="Leede, Luuk de" w:date="2026-02-02T12:58:38.299Z" w16du:dateUtc="2026-02-02T12:58:38.299Z" w:id="1605850495"/>
        </w:rPr>
      </w:pPr>
      <w:del w:author="Leede, Luuk de" w:date="2026-02-02T12:58:38.299Z" w:id="1908851107">
        <w:r w:rsidDel="00852432">
          <w:delText>4. Scope</w:delText>
        </w:r>
      </w:del>
    </w:p>
    <w:p w:rsidRPr="004671D2" w:rsidR="00C6433F" w:rsidRDefault="00852432" w14:paraId="242F906E" w14:textId="1539A87D">
      <w:pPr>
        <w:spacing w:after="120"/>
        <w:rPr>
          <w:b w:val="0"/>
          <w:bCs w:val="0"/>
        </w:rPr>
      </w:pPr>
      <w:r w:rsidRPr="1F8200B6" w:rsidR="00852432">
        <w:rPr>
          <w:b w:val="0"/>
          <w:bCs w:val="0"/>
          <w:rPrChange w:author="Leede, Luuk de" w:date="2026-02-02T11:25:14.147Z" w:id="1613773801">
            <w:rPr>
              <w:b w:val="1"/>
              <w:bCs w:val="1"/>
            </w:rPr>
          </w:rPrChange>
        </w:rPr>
        <w:t>In scope</w:t>
      </w:r>
      <w:ins w:author="Leede, Luuk de" w:date="2026-02-02T11:24:59.84Z" w:id="1094955425">
        <w:r w:rsidRPr="1F8200B6" w:rsidR="7DFD0E7F">
          <w:rPr>
            <w:b w:val="0"/>
            <w:bCs w:val="0"/>
            <w:rPrChange w:author="Leede, Luuk de" w:date="2026-02-02T11:25:14.147Z" w:id="1789965448">
              <w:rPr>
                <w:b w:val="1"/>
                <w:bCs w:val="1"/>
              </w:rPr>
            </w:rPrChange>
          </w:rPr>
          <w:t xml:space="preserve"> zij</w:t>
        </w:r>
      </w:ins>
      <w:ins w:author="Leede, Luuk de" w:date="2026-02-02T11:25:03.325Z" w:id="1698631633">
        <w:r w:rsidRPr="1F8200B6" w:rsidR="7DFD0E7F">
          <w:rPr>
            <w:b w:val="0"/>
            <w:bCs w:val="0"/>
            <w:rPrChange w:author="Leede, Luuk de" w:date="2026-02-02T11:25:14.147Z" w:id="1866472463">
              <w:rPr>
                <w:b w:val="1"/>
                <w:bCs w:val="1"/>
              </w:rPr>
            </w:rPrChange>
          </w:rPr>
          <w:t>n de volgende domeinen</w:t>
        </w:r>
      </w:ins>
      <w:r w:rsidRPr="1F8200B6" w:rsidR="00852432">
        <w:rPr>
          <w:b w:val="0"/>
          <w:bCs w:val="0"/>
          <w:rPrChange w:author="Leede, Luuk de" w:date="2026-02-02T11:25:14.147Z" w:id="1470143206">
            <w:rPr>
              <w:b w:val="1"/>
              <w:bCs w:val="1"/>
            </w:rPr>
          </w:rPrChange>
        </w:rPr>
        <w:t>:</w:t>
      </w:r>
    </w:p>
    <w:p w:rsidRPr="004671D2" w:rsidR="00C6433F" w:rsidRDefault="0F185E58" w14:paraId="04B4C64C" w14:textId="77777777">
      <w:pPr>
        <w:pStyle w:val="Lijstalinea"/>
        <w:numPr>
          <w:ilvl w:val="0"/>
          <w:numId w:val="3"/>
        </w:numPr>
      </w:pPr>
      <w:r w:rsidRPr="004671D2">
        <w:t>Informatiebeveiliging (ISMS)</w:t>
      </w:r>
    </w:p>
    <w:p w:rsidRPr="004671D2" w:rsidR="00C6433F" w:rsidRDefault="0F185E58" w14:paraId="79E7B0FE" w14:textId="77777777">
      <w:pPr>
        <w:pStyle w:val="Lijstalinea"/>
        <w:numPr>
          <w:ilvl w:val="0"/>
          <w:numId w:val="3"/>
        </w:numPr>
      </w:pPr>
      <w:r w:rsidRPr="004671D2">
        <w:t>Privacy en gegevensbescherming (PIMS)</w:t>
      </w:r>
    </w:p>
    <w:p w:rsidRPr="004671D2" w:rsidR="00C6433F" w:rsidRDefault="0F185E58" w14:paraId="779BE954" w14:textId="77777777">
      <w:pPr>
        <w:pStyle w:val="Lijstalinea"/>
        <w:numPr>
          <w:ilvl w:val="0"/>
          <w:numId w:val="3"/>
        </w:numPr>
        <w:spacing w:after="120"/>
      </w:pPr>
      <w:r w:rsidRPr="004671D2">
        <w:t>Bedrijfscontinuïteit (BCMS)</w:t>
      </w:r>
    </w:p>
    <w:p w:rsidRPr="004671D2" w:rsidR="00C6433F" w:rsidRDefault="7CF59CE0" w14:paraId="779AAD3E" w14:textId="55380087">
      <w:pPr>
        <w:spacing w:after="120"/>
        <w:rPr>
          <w:del w:author="Leede, Luuk de" w:date="2026-02-02T12:08:45.106Z" w16du:dateUtc="2026-02-02T12:08:45.106Z" w:id="1679319223"/>
        </w:rPr>
      </w:pPr>
      <w:commentRangeStart w:id="31"/>
      <w:del w:author="Leede, Luuk de" w:date="2026-02-02T12:08:45.106Z" w:id="1221061971">
        <w:r w:rsidDel="7CF59CE0">
          <w:delText>Dit omvat</w:delText>
        </w:r>
        <w:r w:rsidDel="7CF59CE0">
          <w:delText>:</w:delText>
        </w:r>
      </w:del>
    </w:p>
    <w:p w:rsidRPr="004671D2" w:rsidR="00C6433F" w:rsidRDefault="0F185E58" w14:paraId="646076E2" w14:textId="77777777">
      <w:pPr>
        <w:pStyle w:val="Lijstalinea"/>
        <w:numPr>
          <w:ilvl w:val="0"/>
          <w:numId w:val="3"/>
        </w:numPr>
        <w:rPr>
          <w:del w:author="Leede, Luuk de" w:date="2026-02-02T12:08:45.106Z" w16du:dateUtc="2026-02-02T12:08:45.106Z" w:id="157881009"/>
        </w:rPr>
      </w:pPr>
      <w:del w:author="Leede, Luuk de" w:date="2026-02-02T12:08:45.106Z" w:id="1072090699">
        <w:r w:rsidDel="0F185E58">
          <w:delText>ontwerp</w:delText>
        </w:r>
        <w:r w:rsidDel="0F185E58">
          <w:delText xml:space="preserve"> van governance, datamodel en PDCA-cyclus;</w:delText>
        </w:r>
      </w:del>
    </w:p>
    <w:p w:rsidRPr="004671D2" w:rsidR="00C6433F" w:rsidRDefault="0F185E58" w14:paraId="2D7E98F9" w14:textId="3018BD9B">
      <w:pPr>
        <w:pStyle w:val="Lijstalinea"/>
        <w:numPr>
          <w:ilvl w:val="0"/>
          <w:numId w:val="3"/>
        </w:numPr>
        <w:rPr>
          <w:del w:author="Leede, Luuk de" w:date="2026-02-02T12:08:45.105Z" w16du:dateUtc="2026-02-02T12:08:45.105Z" w:id="987238659"/>
        </w:rPr>
      </w:pPr>
      <w:del w:author="Leede, Luuk de" w:date="2026-02-02T12:08:45.106Z" w:id="2076266722">
        <w:r w:rsidDel="0F185E58">
          <w:delText>inrichting</w:delText>
        </w:r>
        <w:r w:rsidDel="0F185E58">
          <w:delText xml:space="preserve"> van kernregisters</w:delText>
        </w:r>
        <w:r w:rsidDel="0F185E58">
          <w:delText>;</w:delText>
        </w:r>
      </w:del>
    </w:p>
    <w:p w:rsidRPr="004671D2" w:rsidR="00C6433F" w:rsidRDefault="0F185E58" w14:paraId="7A2BB5C9" w14:textId="77777777">
      <w:pPr>
        <w:pStyle w:val="Lijstalinea"/>
        <w:numPr>
          <w:ilvl w:val="0"/>
          <w:numId w:val="3"/>
        </w:numPr>
        <w:rPr>
          <w:del w:author="Leede, Luuk de" w:date="2026-02-02T12:08:45.105Z" w16du:dateUtc="2026-02-02T12:08:45.105Z" w:id="57072554"/>
        </w:rPr>
      </w:pPr>
      <w:del w:author="Leede, Luuk de" w:date="2026-02-02T12:08:45.105Z" w:id="118283428">
        <w:r w:rsidDel="0F185E58">
          <w:delText>eerste</w:delText>
        </w:r>
        <w:r w:rsidDel="0F185E58">
          <w:delText xml:space="preserve"> vulling en operationeel gebruik;</w:delText>
        </w:r>
      </w:del>
    </w:p>
    <w:p w:rsidRPr="004671D2" w:rsidR="00C6433F" w:rsidRDefault="7CF59CE0" w14:paraId="217B2618" w14:textId="77777777">
      <w:pPr>
        <w:pStyle w:val="Lijstalinea"/>
        <w:numPr>
          <w:ilvl w:val="0"/>
          <w:numId w:val="3"/>
        </w:numPr>
        <w:spacing w:after="120"/>
        <w:rPr>
          <w:del w:author="Leede, Luuk de" w:date="2026-02-02T12:08:45.105Z" w16du:dateUtc="2026-02-02T12:08:45.105Z" w:id="1537649672"/>
        </w:rPr>
      </w:pPr>
      <w:del w:author="Leede, Luuk de" w:date="2026-02-02T12:08:45.105Z" w:id="1401095356">
        <w:r w:rsidDel="7CF59CE0">
          <w:delText>ondersteuning</w:delText>
        </w:r>
        <w:r w:rsidDel="7CF59CE0">
          <w:delText xml:space="preserve"> van lijnmanagement bij uitvoering.</w:delText>
        </w:r>
      </w:del>
      <w:commentRangeEnd w:id="31"/>
      <w:r>
        <w:rPr>
          <w:rStyle w:val="CommentReference"/>
        </w:rPr>
        <w:commentReference w:id="31"/>
      </w:r>
    </w:p>
    <w:p w:rsidRPr="004671D2" w:rsidR="00C6433F" w:rsidRDefault="0F185E58" w14:paraId="0A694C47" w14:textId="7BCA5214">
      <w:pPr>
        <w:spacing w:after="120"/>
        <w:rPr>
          <w:b w:val="0"/>
          <w:bCs w:val="0"/>
        </w:rPr>
      </w:pPr>
      <w:r w:rsidRPr="1F8200B6" w:rsidR="0F185E58">
        <w:rPr>
          <w:b w:val="0"/>
          <w:bCs w:val="0"/>
          <w:u w:val="single"/>
          <w:rPrChange w:author="Leede, Luuk de" w:date="2026-02-02T11:28:22.054Z" w:id="1053833427">
            <w:rPr>
              <w:b w:val="1"/>
              <w:bCs w:val="1"/>
            </w:rPr>
          </w:rPrChange>
        </w:rPr>
        <w:t xml:space="preserve">Niet </w:t>
      </w:r>
      <w:r w:rsidRPr="1F8200B6" w:rsidR="0F185E58">
        <w:rPr>
          <w:b w:val="0"/>
          <w:bCs w:val="0"/>
          <w:rPrChange w:author="Leede, Luuk de" w:date="2026-02-02T11:26:04.444Z" w:id="1804941770">
            <w:rPr>
              <w:b w:val="1"/>
              <w:bCs w:val="1"/>
            </w:rPr>
          </w:rPrChange>
        </w:rPr>
        <w:t>in scope</w:t>
      </w:r>
      <w:ins w:author="Leede, Luuk de" w:date="2026-02-02T11:25:59.973Z" w:id="710834749">
        <w:r w:rsidRPr="1F8200B6" w:rsidR="6A5602AF">
          <w:rPr>
            <w:b w:val="0"/>
            <w:bCs w:val="0"/>
            <w:rPrChange w:author="Leede, Luuk de" w:date="2026-02-02T11:26:04.445Z" w:id="1463321001">
              <w:rPr>
                <w:b w:val="1"/>
                <w:bCs w:val="1"/>
              </w:rPr>
            </w:rPrChange>
          </w:rPr>
          <w:t xml:space="preserve"> zijn bijvoorbeel</w:t>
        </w:r>
      </w:ins>
      <w:ins w:author="Leede, Luuk de" w:date="2026-02-02T11:26:00.055Z" w:id="1439388390">
        <w:r w:rsidRPr="1F8200B6" w:rsidR="6A5602AF">
          <w:rPr>
            <w:b w:val="0"/>
            <w:bCs w:val="0"/>
            <w:rPrChange w:author="Leede, Luuk de" w:date="2026-02-02T11:26:04.445Z" w:id="2119337937">
              <w:rPr>
                <w:b w:val="1"/>
                <w:bCs w:val="1"/>
              </w:rPr>
            </w:rPrChange>
          </w:rPr>
          <w:t>d</w:t>
        </w:r>
      </w:ins>
      <w:r w:rsidRPr="1F8200B6" w:rsidR="0F185E58">
        <w:rPr>
          <w:b w:val="0"/>
          <w:bCs w:val="0"/>
          <w:rPrChange w:author="Leede, Luuk de" w:date="2026-02-02T11:26:04.445Z" w:id="1606685668">
            <w:rPr>
              <w:b w:val="1"/>
              <w:bCs w:val="1"/>
            </w:rPr>
          </w:rPrChange>
        </w:rPr>
        <w:t>:</w:t>
      </w:r>
    </w:p>
    <w:p w:rsidRPr="004671D2" w:rsidR="00C6433F" w:rsidP="1F8200B6" w:rsidRDefault="0F185E58" w14:paraId="7A8DE610" w14:textId="4E6FF7FF">
      <w:pPr>
        <w:pStyle w:val="Lijstalinea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/>
        <w:pPrChange w:author="Leede, Luuk de" w:date="2026-02-02T12:11:08.714Z">
          <w:pPr>
            <w:pStyle w:val="Lijstalinea"/>
            <w:numPr>
              <w:ilvl w:val="0"/>
              <w:numId w:val="3"/>
            </w:numPr>
            <w:spacing w:before="0" w:beforeAutospacing="off"/>
          </w:pPr>
        </w:pPrChange>
      </w:pPr>
      <w:ins w:author="Leede, Luuk de" w:date="2026-02-02T12:11:19.025Z" w:id="1467705860">
        <w:r w:rsidR="01D15567">
          <w:t>C</w:t>
        </w:r>
      </w:ins>
      <w:del w:author="Leede, Luuk de" w:date="2026-02-02T12:11:19.409Z" w:id="1353425371">
        <w:r w:rsidDel="0F185E58">
          <w:delText>c</w:delText>
        </w:r>
      </w:del>
      <w:r w:rsidR="0F185E58">
        <w:rPr/>
        <w:t>ertificeringstrajecten</w:t>
      </w:r>
      <w:ins w:author="Leede, Luuk de" w:date="2026-02-02T12:11:39.313Z" w:id="260081834">
        <w:r w:rsidR="6B879796">
          <w:t>:</w:t>
        </w:r>
      </w:ins>
      <w:del w:author="Leede, Luuk de" w:date="2026-02-02T12:11:30.237Z" w:id="1173944788">
        <w:r w:rsidDel="0F185E58">
          <w:delText>;</w:delText>
        </w:r>
      </w:del>
      <w:ins w:author="Leede, Luuk de" w:date="2026-02-02T12:10:35.476Z" w:id="1614389497">
        <w:r>
          <w:br/>
        </w:r>
        <w:r w:rsidR="2D38C933">
          <w:t xml:space="preserve">we hebben vooralsnog geen ambitie </w:t>
        </w:r>
      </w:ins>
      <w:ins w:author="Leede, Luuk de" w:date="2026-02-02T12:11:10.032Z" w:id="1922700634">
        <w:r w:rsidR="2D38C933">
          <w:t>om</w:t>
        </w:r>
        <w:r w:rsidR="40856F02">
          <w:t xml:space="preserve"> te</w:t>
        </w:r>
      </w:ins>
      <w:ins w:author="Leede, Luuk de" w:date="2026-02-02T12:10:35.476Z" w:id="1584990614">
        <w:r w:rsidR="2D38C933">
          <w:t xml:space="preserve"> kwalificeren </w:t>
        </w:r>
      </w:ins>
      <w:ins w:author="Leede, Luuk de" w:date="2026-02-02T12:11:00.448Z" w:id="212473787">
        <w:r w:rsidR="2D38C933">
          <w:t>v</w:t>
        </w:r>
      </w:ins>
      <w:ins w:author="Leede, Luuk de" w:date="2026-02-02T12:10:35.476Z" w:id="1122225683">
        <w:r w:rsidR="2D38C933">
          <w:t>oor</w:t>
        </w:r>
      </w:ins>
      <w:ins w:author="Leede, Luuk de" w:date="2026-02-02T12:11:02.636Z" w:id="1894079777">
        <w:r w:rsidR="2D38C933">
          <w:t xml:space="preserve"> </w:t>
        </w:r>
      </w:ins>
      <w:ins w:author="Leede, Luuk de" w:date="2026-02-02T12:10:35.476Z" w:id="812740826">
        <w:r w:rsidR="2D38C933">
          <w:t>een van de bestaande kwaliteitscertificaten</w:t>
        </w:r>
        <w:r w:rsidR="2D38C933">
          <w:t xml:space="preserve"> </w:t>
        </w:r>
      </w:ins>
    </w:p>
    <w:p w:rsidRPr="004671D2" w:rsidR="00C6433F" w:rsidRDefault="0F185E58" w14:paraId="146D7512" w14:textId="6D251FB9">
      <w:pPr>
        <w:pStyle w:val="Lijstalinea"/>
        <w:numPr>
          <w:ilvl w:val="0"/>
          <w:numId w:val="3"/>
        </w:numPr>
        <w:spacing w:after="240"/>
        <w:rPr>
          <w:ins w:author="Leede, Luuk de" w:date="2026-02-02T12:59:05.66Z" w16du:dateUtc="2026-02-02T12:59:05.66Z" w:id="59510233"/>
        </w:rPr>
      </w:pPr>
      <w:del w:author="Leede, Luuk de" w:date="2026-02-02T12:11:21.279Z" w:id="1250397046">
        <w:r w:rsidDel="0F185E58">
          <w:delText>v</w:delText>
        </w:r>
      </w:del>
      <w:ins w:author="Leede, Luuk de" w:date="2026-02-02T12:11:24.704Z" w:id="1143401006">
        <w:r w:rsidR="270ED123">
          <w:t>V</w:t>
        </w:r>
      </w:ins>
      <w:r w:rsidR="0F185E58">
        <w:rPr/>
        <w:t>olledige</w:t>
      </w:r>
      <w:r w:rsidR="0F185E58">
        <w:rPr/>
        <w:t xml:space="preserve"> technische implementatie van all</w:t>
      </w:r>
      <w:r w:rsidR="0F185E58">
        <w:rPr/>
        <w:t>e maatregelen</w:t>
      </w:r>
      <w:ins w:author="Leede, Luuk de" w:date="2026-02-02T12:11:49.337Z" w:id="2057428542">
        <w:r w:rsidR="12EA3155">
          <w:t>:</w:t>
        </w:r>
      </w:ins>
      <w:r w:rsidR="0F185E58">
        <w:rPr/>
        <w:t xml:space="preserve"> </w:t>
      </w:r>
      <w:r>
        <w:br/>
      </w:r>
      <w:ins w:author="Leede, Luuk de" w:date="2026-02-02T12:11:55.086Z" w:id="113706154">
        <w:r w:rsidR="5F812736">
          <w:t xml:space="preserve">Dit </w:t>
        </w:r>
      </w:ins>
      <w:del w:author="Leede, Luuk de" w:date="2026-02-02T12:11:56.109Z" w:id="1316015380">
        <w:r w:rsidDel="0F185E58">
          <w:delText>(</w:delText>
        </w:r>
      </w:del>
      <w:r w:rsidR="0F185E58">
        <w:rPr/>
        <w:t>volgt gefaseerd</w:t>
      </w:r>
      <w:ins w:author="Leede, Luuk de" w:date="2026-02-02T12:31:20.178Z" w:id="2141672330">
        <w:r w:rsidR="10D3EB31">
          <w:t>.</w:t>
        </w:r>
      </w:ins>
    </w:p>
    <w:p w:rsidRPr="004671D2" w:rsidR="00C6433F" w:rsidP="441177F0" w:rsidRDefault="0F185E58" w14:paraId="56FF3508" w14:textId="50B6F5DD">
      <w:pPr>
        <w:pStyle w:val="Standaard"/>
        <w:spacing w:after="1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pPrChange w:author="Leede, Luuk de" w:date="2026-02-02T12:59:08.677Z">
          <w:pPr>
            <w:pStyle w:val="Lijstalinea"/>
            <w:numPr>
              <w:ilvl w:val="0"/>
              <w:numId w:val="3"/>
            </w:numPr>
            <w:spacing w:after="240"/>
          </w:pPr>
        </w:pPrChange>
      </w:pP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Aard van de opdracht is daarmee </w:t>
      </w:r>
      <w:r w:rsidRPr="441177F0" w:rsidR="441177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geen beleidsontwikkeling en geen pilot</w:t>
      </w: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, maar een </w:t>
      </w:r>
      <w:r w:rsidRPr="441177F0" w:rsidR="441177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bouw- en realisatieopdracht</w:t>
      </w: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.</w:t>
      </w:r>
    </w:p>
    <w:p w:rsidRPr="004671D2" w:rsidR="00C6433F" w:rsidP="441177F0" w:rsidRDefault="0F185E58" w14:paraId="6F0207BA" w14:textId="0A64B84D">
      <w:pPr>
        <w:pStyle w:val="Lijstalinea"/>
        <w:numPr>
          <w:ilvl w:val="0"/>
          <w:numId w:val="5"/>
        </w:numPr>
        <w:spacing w:after="2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Het IMS wordt actief ingericht en gebruikt.</w:t>
      </w:r>
    </w:p>
    <w:p w:rsidRPr="004671D2" w:rsidR="00C6433F" w:rsidP="441177F0" w:rsidRDefault="0F185E58" w14:paraId="7FEFAEF8" w14:textId="1AC9F5EE">
      <w:pPr>
        <w:pStyle w:val="Lijstalinea"/>
        <w:numPr>
          <w:ilvl w:val="0"/>
          <w:numId w:val="5"/>
        </w:numPr>
        <w:spacing w:after="2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De CISO treedt op als </w:t>
      </w:r>
      <w:r w:rsidRPr="441177F0" w:rsidR="441177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architect, regisseur én bouwer</w:t>
      </w: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.</w:t>
      </w:r>
    </w:p>
    <w:p w:rsidRPr="004671D2" w:rsidR="00C6433F" w:rsidP="441177F0" w:rsidRDefault="0F185E58" w14:paraId="7E8C1313" w14:textId="5DC9F37B">
      <w:pPr>
        <w:pStyle w:val="Lijstalinea"/>
        <w:numPr>
          <w:ilvl w:val="0"/>
          <w:numId w:val="5"/>
        </w:numPr>
        <w:spacing w:after="2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Tooling ondersteunt de uitvoering, maar bepaalt niet de sturing.</w:t>
      </w:r>
    </w:p>
    <w:p w:rsidRPr="004671D2" w:rsidR="00C6433F" w:rsidP="441177F0" w:rsidRDefault="0F185E58" w14:paraId="29B34640" w14:textId="5EADEF41">
      <w:pPr>
        <w:pStyle w:val="Lijstalinea"/>
        <w:numPr>
          <w:ilvl w:val="0"/>
          <w:numId w:val="5"/>
        </w:numPr>
        <w:spacing w:after="2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Lijnmanagement blijft eigenaar van risico's en maatregelen.</w:t>
      </w:r>
    </w:p>
    <w:p w:rsidRPr="004671D2" w:rsidR="00C6433F" w:rsidP="441177F0" w:rsidRDefault="0F185E58" w14:paraId="4A9CB3A2" w14:textId="1A4EB96B">
      <w:pPr>
        <w:pStyle w:val="Standaard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</w:pPr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Na de zomer van 2026 zijn alle ingrediënten van het IMS in gebruik.  Zie verder </w:t>
      </w:r>
      <w:ins w:author="Leede, Luuk de" w:date="2026-02-02T13:00:45.441Z" w:id="1834408513">
        <w:r w:rsidRPr="441177F0" w:rsidR="419AE14B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nl-NL"/>
          </w:rPr>
          <w:t>6</w:t>
        </w:r>
      </w:ins>
      <w:del w:author="Leede, Luuk de" w:date="2026-02-02T13:00:45.059Z" w:id="881589037">
        <w:r w:rsidRPr="441177F0" w:rsidDel="441177F0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nl-NL"/>
          </w:rPr>
          <w:delText>7</w:delText>
        </w:r>
      </w:del>
      <w:r w:rsidRPr="441177F0" w:rsidR="44117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 fasering en doorlooptijd.</w:t>
      </w:r>
      <w:del w:author="Leede, Luuk de" w:date="2026-02-02T12:11:59.126Z" w:id="560573610">
        <w:r w:rsidDel="441177F0">
          <w:delText>)</w:delText>
        </w:r>
      </w:del>
      <w:r>
        <w:br/>
      </w:r>
      <w:del w:author="Leede, Luuk de" w:date="2026-02-02T12:11:16.334Z" w:id="1603945358">
        <w:r w:rsidDel="441177F0">
          <w:delText>.</w:delText>
        </w:r>
      </w:del>
    </w:p>
    <w:p w:rsidRPr="004671D2" w:rsidR="00C6433F" w:rsidRDefault="7CF59CE0" w14:paraId="1AF3D169" w14:textId="0F883929">
      <w:pPr>
        <w:pStyle w:val="heading20"/>
      </w:pPr>
      <w:del w:author="Leede, Luuk de" w:date="2026-02-02T13:00:09.571Z" w:id="2111768351">
        <w:r w:rsidDel="7CF59CE0">
          <w:delText>5</w:delText>
        </w:r>
      </w:del>
      <w:ins w:author="Leede, Luuk de" w:date="2026-02-02T13:00:12.098Z" w:id="175319848">
        <w:r w:rsidR="7C117BC4">
          <w:t>4</w:t>
        </w:r>
      </w:ins>
      <w:r w:rsidR="7CF59CE0">
        <w:rPr/>
        <w:t>. Resultaat (minimaal opgeleverd)</w:t>
      </w:r>
    </w:p>
    <w:p w:rsidRPr="004671D2" w:rsidR="00C6433F" w:rsidRDefault="7CF59CE0" w14:paraId="51F1AC2C" w14:textId="383B4BB9">
      <w:pPr>
        <w:pStyle w:val="heading30"/>
      </w:pPr>
      <w:ins w:author="Leede, Luuk de" w:date="2026-02-02T13:00:14.469Z" w:id="1596683377">
        <w:r w:rsidR="31F6749A">
          <w:t>4</w:t>
        </w:r>
      </w:ins>
      <w:del w:author="Leede, Luuk de" w:date="2026-02-02T13:00:14.537Z" w:id="925375017">
        <w:r w:rsidDel="7CF59CE0">
          <w:delText>5</w:delText>
        </w:r>
      </w:del>
      <w:r w:rsidR="7CF59CE0">
        <w:rPr/>
        <w:t>.1 Werkend IMS</w:t>
      </w:r>
    </w:p>
    <w:p w:rsidR="0F185E58" w:rsidP="1F8200B6" w:rsidRDefault="0F185E58" w14:paraId="45177FD6" w14:textId="5D3773A9">
      <w:pPr>
        <w:pStyle w:val="Standaard"/>
        <w:ind w:left="0"/>
        <w:pPrChange w:author="Leede, Luuk de" w:date="2026-02-02T12:07:16.014Z">
          <w:pPr>
            <w:pStyle w:val="Lijstalinea"/>
            <w:numPr>
              <w:ilvl w:val="0"/>
              <w:numId w:val="3"/>
            </w:numPr>
          </w:pPr>
        </w:pPrChange>
      </w:pPr>
      <w:r w:rsidR="0F185E58">
        <w:rPr/>
        <w:t>Eén geïntegreerde PDCA-cyclus</w:t>
      </w:r>
      <w:ins w:author="Leede, Luuk de" w:date="2026-02-02T11:30:59.875Z" w:id="234422638">
        <w:r w:rsidR="2CA6B8BF">
          <w:t xml:space="preserve"> waarmee we ‘aantoonbaar’ in control zijn op de drie g</w:t>
        </w:r>
      </w:ins>
      <w:ins w:author="Leede, Luuk de" w:date="2026-02-02T11:31:34.412Z" w:id="873193577">
        <w:r w:rsidR="2CA6B8BF">
          <w:t xml:space="preserve">enoemde domeinen </w:t>
        </w:r>
      </w:ins>
      <w:ins w:author="Leede, Luuk de" w:date="2026-02-02T12:09:16.728Z" w:id="1299438450">
        <w:r w:rsidR="27750D7C">
          <w:t xml:space="preserve">(zie ook onder 3. Doel) </w:t>
        </w:r>
      </w:ins>
      <w:ins w:author="Leede, Luuk de" w:date="2026-02-02T11:31:34.412Z" w:id="705425959">
        <w:r w:rsidR="2CA6B8BF">
          <w:t>met o.</w:t>
        </w:r>
      </w:ins>
      <w:ins w:author="Leede, Luuk de" w:date="2026-02-02T12:06:46.514Z" w:id="963063694">
        <w:r w:rsidR="19E8107C">
          <w:t>a.</w:t>
        </w:r>
      </w:ins>
      <w:ins w:author="Leede, Luuk de" w:date="2026-02-02T11:31:34.412Z" w:id="59178954">
        <w:r w:rsidR="2CA6B8BF">
          <w:t xml:space="preserve"> op uitvoeringsniveau:</w:t>
        </w:r>
      </w:ins>
    </w:p>
    <w:p w:rsidR="1F8200B6" w:rsidP="1F8200B6" w:rsidRDefault="1F8200B6" w14:paraId="7B7E7B86" w14:textId="4453F637">
      <w:pPr>
        <w:pStyle w:val="Lijstalinea"/>
        <w:ind w:left="720"/>
        <w:rPr>
          <w:ins w:author="Leede, Luuk de" w:date="2026-02-02T12:08:49.382Z" w16du:dateUtc="2026-02-02T12:08:49.382Z" w:id="1712071014"/>
        </w:rPr>
        <w:pPrChange w:author="Leede, Luuk de" w:date="2026-02-02T12:08:54.455Z">
          <w:pPr>
            <w:pStyle w:val="Lijstalinea"/>
            <w:numPr>
              <w:ilvl w:val="0"/>
              <w:numId w:val="4"/>
            </w:numPr>
          </w:pPr>
        </w:pPrChange>
      </w:pPr>
    </w:p>
    <w:p w:rsidR="6AA95689" w:rsidP="1F8200B6" w:rsidRDefault="6AA95689" w14:paraId="3B7F2798" w14:textId="298BAA3E">
      <w:pPr>
        <w:pStyle w:val="Lijstalinea"/>
        <w:numPr>
          <w:ilvl w:val="0"/>
          <w:numId w:val="4"/>
        </w:numPr>
        <w:rPr>
          <w:ins w:author="Leede, Luuk de" w:date="2026-02-02T12:08:49.382Z" w16du:dateUtc="2026-02-02T12:08:49.382Z" w:id="1520678880"/>
        </w:rPr>
        <w:pPrChange w:author="Leede, Luuk de" w:date="2026-02-02T12:08:49.386Z">
          <w:pPr>
            <w:pStyle w:val="Standaard"/>
          </w:pPr>
        </w:pPrChange>
      </w:pPr>
      <w:ins w:author="Leede, Luuk de" w:date="2026-02-02T12:12:54.511Z" w:id="486517485">
        <w:r w:rsidR="6AA95689">
          <w:t>O</w:t>
        </w:r>
      </w:ins>
      <w:ins w:author="Leede, Luuk de" w:date="2026-02-02T12:08:49.382Z" w:id="1831976687">
        <w:r w:rsidR="0261B28E">
          <w:t>ntwerp</w:t>
        </w:r>
        <w:r w:rsidR="0261B28E">
          <w:t xml:space="preserve"> van </w:t>
        </w:r>
      </w:ins>
      <w:ins w:author="Leede, Luuk de" w:date="2026-02-02T12:12:33.391Z" w:id="535935953">
        <w:r w:rsidR="62EDF2CD">
          <w:t xml:space="preserve">het IMS inclusief </w:t>
        </w:r>
      </w:ins>
      <w:ins w:author="Leede, Luuk de" w:date="2026-02-02T12:08:49.382Z" w:id="1698923842">
        <w:r w:rsidR="0261B28E">
          <w:t>governance, datamodel en PDCA-cyclus;</w:t>
        </w:r>
      </w:ins>
    </w:p>
    <w:p w:rsidR="117E724A" w:rsidP="441177F0" w:rsidRDefault="117E724A" w14:paraId="15543228" w14:textId="0FDF929F">
      <w:pPr>
        <w:pStyle w:val="Lijstalinea"/>
        <w:numPr>
          <w:ilvl w:val="0"/>
          <w:numId w:val="4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ins w:author="Leede, Luuk de" w:date="2026-02-02T12:08:49.382Z" w16du:dateUtc="2026-02-02T12:08:49.382Z" w:id="798266880"/>
        </w:rPr>
        <w:pPrChange w:author="Leede, Luuk de" w:date="2026-02-02T12:12:48.115Z">
          <w:pPr>
            <w:pStyle w:val="Standaard"/>
          </w:pPr>
        </w:pPrChange>
      </w:pPr>
      <w:ins w:author="Leede, Luuk de" w:date="2026-02-02T12:12:49.885Z" w:id="215633050">
        <w:r w:rsidR="117E724A">
          <w:t xml:space="preserve">Ingerichte </w:t>
        </w:r>
      </w:ins>
      <w:ins w:author="Leede, Luuk de" w:date="2026-02-02T12:08:49.382Z" w:id="160891853">
        <w:r w:rsidR="0261B28E">
          <w:t xml:space="preserve">kernregisters (zie </w:t>
        </w:r>
      </w:ins>
      <w:ins w:author="Leede, Luuk de" w:date="2026-02-02T13:00:26.868Z" w:id="523945211">
        <w:r w:rsidR="782293B5">
          <w:t>4</w:t>
        </w:r>
      </w:ins>
      <w:ins w:author="Leede, Luuk de" w:date="2026-02-02T12:08:49.382Z" w:id="1878372628">
        <w:r w:rsidR="0261B28E">
          <w:t>.2);</w:t>
        </w:r>
      </w:ins>
    </w:p>
    <w:p w:rsidR="76D36428" w:rsidP="1F8200B6" w:rsidRDefault="76D36428" w14:paraId="55644589" w14:textId="71D52FE2">
      <w:pPr>
        <w:pStyle w:val="Lijstalinea"/>
        <w:numPr>
          <w:ilvl w:val="0"/>
          <w:numId w:val="4"/>
        </w:numPr>
        <w:rPr>
          <w:ins w:author="Leede, Luuk de" w:date="2026-02-02T12:13:05.599Z" w16du:dateUtc="2026-02-02T12:13:05.599Z" w:id="1629593508"/>
        </w:rPr>
        <w:pPrChange w:author="Leede, Luuk de" w:date="2026-02-02T12:08:49.387Z">
          <w:pPr>
            <w:pStyle w:val="Standaard"/>
          </w:pPr>
        </w:pPrChange>
      </w:pPr>
      <w:ins w:author="Leede, Luuk de" w:date="2026-02-02T12:12:57.299Z" w:id="119183948">
        <w:r w:rsidR="76D36428">
          <w:t>E</w:t>
        </w:r>
      </w:ins>
      <w:ins w:author="Leede, Luuk de" w:date="2026-02-02T12:08:49.382Z" w:id="1524652156">
        <w:r w:rsidR="0261B28E">
          <w:t>erste vulling en operationeel gebruik;</w:t>
        </w:r>
      </w:ins>
    </w:p>
    <w:p w:rsidR="7013F840" w:rsidP="1F8200B6" w:rsidRDefault="7013F840" w14:paraId="6D3A00D2" w14:textId="735C8199">
      <w:pPr>
        <w:pStyle w:val="Lijstalinea"/>
        <w:numPr>
          <w:ilvl w:val="0"/>
          <w:numId w:val="4"/>
        </w:numPr>
        <w:rPr>
          <w:ins w:author="Leede, Luuk de" w:date="2026-02-02T12:13:15.67Z" w16du:dateUtc="2026-02-02T12:13:15.67Z" w:id="1230451944"/>
        </w:rPr>
        <w:pPrChange w:author="Leede, Luuk de" w:date="2026-02-02T12:13:05.599Z">
          <w:pPr/>
        </w:pPrChange>
      </w:pPr>
      <w:ins w:author="Leede, Luuk de" w:date="2026-02-02T12:13:47.018Z" w:id="1499715976">
        <w:r w:rsidR="7013F840">
          <w:t xml:space="preserve">Vast ritme voor </w:t>
        </w:r>
      </w:ins>
      <w:ins w:author="Leede, Luuk de" w:date="2026-02-02T12:14:18.123Z" w:id="24803658">
        <w:r w:rsidR="7013F840">
          <w:t xml:space="preserve">monitoring, </w:t>
        </w:r>
      </w:ins>
      <w:ins w:author="Leede, Luuk de" w:date="2026-02-02T12:13:47.018Z" w:id="883802559">
        <w:r w:rsidR="7013F840">
          <w:t>besluitvorming</w:t>
        </w:r>
      </w:ins>
      <w:ins w:author="Leede, Luuk de" w:date="2026-02-02T12:14:31.063Z" w:id="2132308300">
        <w:r w:rsidR="237B74EF">
          <w:t xml:space="preserve"> en </w:t>
        </w:r>
        <w:r w:rsidR="7013F840">
          <w:t>rapportage</w:t>
        </w:r>
        <w:r w:rsidR="194E4621">
          <w:t>;</w:t>
        </w:r>
      </w:ins>
    </w:p>
    <w:p w:rsidR="7013F840" w:rsidP="1F8200B6" w:rsidRDefault="7013F840" w14:paraId="7CBAAB61" w14:textId="6943C776">
      <w:pPr>
        <w:pStyle w:val="Lijstalinea"/>
        <w:numPr>
          <w:ilvl w:val="0"/>
          <w:numId w:val="4"/>
        </w:numPr>
        <w:rPr>
          <w:ins w:author="Leede, Luuk de" w:date="2026-02-02T12:13:21.248Z" w16du:dateUtc="2026-02-02T12:13:21.248Z" w:id="2119895428"/>
        </w:rPr>
      </w:pPr>
      <w:ins w:author="Leede, Luuk de" w:date="2026-02-02T12:13:21.248Z" w:id="820962146">
        <w:r w:rsidR="7013F840">
          <w:t xml:space="preserve">Formeel </w:t>
        </w:r>
        <w:r w:rsidRPr="1F8200B6" w:rsidR="7013F840">
          <w:rPr>
            <w:b w:val="0"/>
            <w:bCs w:val="0"/>
            <w:rPrChange w:author="Leede, Luuk de" w:date="2026-02-02T12:14:39.663Z" w:id="1758165134">
              <w:rPr>
                <w:b w:val="1"/>
                <w:bCs w:val="1"/>
              </w:rPr>
            </w:rPrChange>
          </w:rPr>
          <w:t>besluitlog</w:t>
        </w:r>
      </w:ins>
      <w:ins w:author="Leede, Luuk de" w:date="2026-02-02T12:13:48.862Z" w:id="77787265">
        <w:r w:rsidR="7013F840">
          <w:rPr>
            <w:b w:val="0"/>
            <w:bCs w:val="0"/>
          </w:rPr>
          <w:t xml:space="preserve"> voor risico-acceptaties en prioriteiten;</w:t>
        </w:r>
      </w:ins>
    </w:p>
    <w:p w:rsidR="7013F840" w:rsidP="1F8200B6" w:rsidRDefault="7013F840" w14:paraId="0BB34034" w14:textId="37BB1DA3">
      <w:pPr>
        <w:pStyle w:val="Lijstalinea"/>
        <w:numPr>
          <w:ilvl w:val="0"/>
          <w:numId w:val="4"/>
        </w:numPr>
        <w:spacing w:after="120"/>
        <w:rPr>
          <w:ins w:author="Leede, Luuk de" w:date="2026-02-02T12:08:49.382Z" w16du:dateUtc="2026-02-02T12:08:49.382Z" w:id="79957881"/>
        </w:rPr>
        <w:pPrChange w:author="Leede, Luuk de" w:date="2026-02-02T12:08:49.388Z">
          <w:pPr>
            <w:pStyle w:val="Standaard"/>
            <w:spacing w:after="120"/>
          </w:pPr>
        </w:pPrChange>
      </w:pPr>
      <w:ins w:author="Leede, Luuk de" w:date="2026-02-02T12:13:00.356Z" w:id="541069855">
        <w:r w:rsidR="7013F840">
          <w:t>O</w:t>
        </w:r>
      </w:ins>
      <w:ins w:author="Leede, Luuk de" w:date="2026-02-02T12:08:49.382Z" w:id="1175566563">
        <w:r w:rsidR="0261B28E">
          <w:t>ndersteuning</w:t>
        </w:r>
        <w:r w:rsidR="0261B28E">
          <w:t xml:space="preserve"> van lijnmanagement bij uitvoering.</w:t>
        </w:r>
      </w:ins>
    </w:p>
    <w:p w:rsidR="1F8200B6" w:rsidP="1F8200B6" w:rsidRDefault="1F8200B6" w14:paraId="73807190" w14:textId="4A2EF5D5">
      <w:pPr>
        <w:pStyle w:val="Lijstalinea"/>
        <w:numPr>
          <w:ilvl w:val="0"/>
          <w:numId w:val="4"/>
        </w:numPr>
        <w:rPr>
          <w:del w:author="Leede, Luuk de" w:date="2026-02-02T11:30:52.554Z" w16du:dateUtc="2026-02-02T11:30:52.554Z" w:id="1451865948"/>
        </w:rPr>
      </w:pPr>
      <w:del w:author="Leede, Luuk de" w:date="2026-02-02T12:13:15.66Z" w:id="1527680228">
        <w:r w:rsidDel="1F8200B6">
          <w:delText>ast ritme voor rapportage en besluitvorming</w:delText>
        </w:r>
      </w:del>
      <w:del w:author="Leede, Luuk de" w:date="2026-02-02T12:07:50.729Z" w:id="671319983">
        <w:r w:rsidDel="0F185E58">
          <w:delText xml:space="preserve">Vast </w:delText>
        </w:r>
      </w:del>
      <w:del w:author="Leede, Luuk de" w:date="2026-02-02T11:28:44.433Z" w:id="899212526">
        <w:r w:rsidDel="0F185E58">
          <w:delText>DT-</w:delText>
        </w:r>
      </w:del>
      <w:del w:author="Leede, Luuk de" w:date="2026-02-02T12:07:50.729Z" w:id="697919313">
        <w:r w:rsidDel="0F185E58">
          <w:delText>ritme voor rapportage en besluitvorming</w:delText>
        </w:r>
      </w:del>
    </w:p>
    <w:p w:rsidR="0F185E58" w:rsidP="1F8200B6" w:rsidRDefault="0F185E58" w14:paraId="615EE6CC" w14:textId="512F8AC5">
      <w:pPr>
        <w:pStyle w:val="Lijstalinea"/>
        <w:numPr>
          <w:ilvl w:val="0"/>
          <w:numId w:val="4"/>
        </w:numPr>
        <w:suppressLineNumbers w:val="0"/>
        <w:bidi w:val="0"/>
        <w:spacing w:before="0" w:beforeAutospacing="off" w:after="180" w:afterAutospacing="off" w:line="240" w:lineRule="auto"/>
        <w:ind w:right="0"/>
        <w:jc w:val="left"/>
        <w:rPr/>
        <w:pPrChange w:author="Leede, Luuk de" w:date="2026-02-02T12:07:39.97Z">
          <w:pPr>
            <w:pStyle w:val="Lijstalinea"/>
            <w:numPr>
              <w:ilvl w:val="0"/>
              <w:numId w:val="3"/>
            </w:numPr>
            <w:spacing w:before="0" w:beforeAutospacing="off" w:after="180" w:afterAutospacing="off"/>
          </w:pPr>
        </w:pPrChange>
      </w:pPr>
      <w:del w:author="Leede, Luuk de" w:date="2026-02-02T12:13:21.24Z" w:id="1779771643">
        <w:r w:rsidDel="0F185E58">
          <w:delText xml:space="preserve">Formeel </w:delText>
        </w:r>
        <w:r w:rsidRPr="1F8200B6" w:rsidDel="0F185E58">
          <w:rPr>
            <w:b w:val="1"/>
            <w:bCs w:val="1"/>
          </w:rPr>
          <w:delText>besluitlog</w:delText>
        </w:r>
        <w:r w:rsidDel="0F185E58">
          <w:delText xml:space="preserve"> voor risico-acceptaties en prioriteiten</w:delText>
        </w:r>
      </w:del>
    </w:p>
    <w:p w:rsidRPr="004671D2" w:rsidR="00C6433F" w:rsidRDefault="0F185E58" w14:paraId="6C755B96" w14:textId="1B20530B">
      <w:pPr>
        <w:pStyle w:val="heading30"/>
      </w:pPr>
      <w:ins w:author="Leede, Luuk de" w:date="2026-02-02T13:00:21.9Z" w:id="1096852446">
        <w:r w:rsidR="23462FAE">
          <w:t>4</w:t>
        </w:r>
      </w:ins>
      <w:del w:author="Leede, Luuk de" w:date="2026-02-02T13:00:21.968Z" w:id="1310957327">
        <w:r w:rsidDel="0F185E58">
          <w:delText>5</w:delText>
        </w:r>
      </w:del>
      <w:r w:rsidR="0F185E58">
        <w:rPr/>
        <w:t>.2 Ingerichte kernregisters (operationeel)</w:t>
      </w:r>
    </w:p>
    <w:p w:rsidRPr="004671D2" w:rsidR="00C6433F" w:rsidP="0F185E58" w:rsidRDefault="0F185E58" w14:paraId="795BE3C2" w14:textId="77777777">
      <w:pPr>
        <w:pStyle w:val="Lijstalinea"/>
        <w:numPr>
          <w:ilvl w:val="0"/>
          <w:numId w:val="3"/>
        </w:numPr>
      </w:pPr>
      <w:r w:rsidRPr="004671D2">
        <w:t>Integraal risicoregister</w:t>
      </w:r>
    </w:p>
    <w:p w:rsidRPr="004671D2" w:rsidR="00C6433F" w:rsidRDefault="0F185E58" w14:paraId="2030484B" w14:textId="77777777">
      <w:pPr>
        <w:pStyle w:val="Lijstalinea"/>
        <w:numPr>
          <w:ilvl w:val="0"/>
          <w:numId w:val="3"/>
        </w:numPr>
      </w:pPr>
      <w:r w:rsidRPr="004671D2">
        <w:t xml:space="preserve">Maatregelenregister / control </w:t>
      </w:r>
      <w:proofErr w:type="spellStart"/>
      <w:r w:rsidRPr="004671D2">
        <w:t>library</w:t>
      </w:r>
      <w:proofErr w:type="spellEnd"/>
      <w:r w:rsidRPr="004671D2">
        <w:t xml:space="preserve"> (met eigenaren en bewijsafspraken)</w:t>
      </w:r>
    </w:p>
    <w:p w:rsidRPr="004671D2" w:rsidR="00C6433F" w:rsidRDefault="0F185E58" w14:paraId="7C14B872" w14:textId="77777777">
      <w:pPr>
        <w:pStyle w:val="Lijstalinea"/>
        <w:numPr>
          <w:ilvl w:val="0"/>
          <w:numId w:val="3"/>
        </w:numPr>
      </w:pPr>
      <w:proofErr w:type="spellStart"/>
      <w:r w:rsidRPr="004671D2">
        <w:t>Privacyregisters</w:t>
      </w:r>
      <w:proofErr w:type="spellEnd"/>
      <w:r w:rsidRPr="004671D2">
        <w:t xml:space="preserve"> (verwerkingen, </w:t>
      </w:r>
      <w:proofErr w:type="spellStart"/>
      <w:r w:rsidRPr="004671D2">
        <w:t>DPIA's</w:t>
      </w:r>
      <w:proofErr w:type="spellEnd"/>
      <w:r w:rsidRPr="004671D2">
        <w:t>, datalekken)</w:t>
      </w:r>
    </w:p>
    <w:p w:rsidRPr="004671D2" w:rsidR="00C6433F" w:rsidRDefault="0F185E58" w14:paraId="28A82E4B" w14:textId="77777777">
      <w:pPr>
        <w:pStyle w:val="Lijstalinea"/>
        <w:numPr>
          <w:ilvl w:val="0"/>
          <w:numId w:val="3"/>
        </w:numPr>
      </w:pPr>
      <w:r w:rsidRPr="004671D2">
        <w:t>BCM-register (kritieke processen, BIA, RTO/RPO)</w:t>
      </w:r>
    </w:p>
    <w:p w:rsidRPr="004671D2" w:rsidR="00C6433F" w:rsidRDefault="00852432" w14:paraId="2F84B346" w14:textId="77777777">
      <w:pPr>
        <w:pStyle w:val="Lijstalinea"/>
        <w:numPr>
          <w:ilvl w:val="0"/>
          <w:numId w:val="3"/>
        </w:numPr>
        <w:spacing w:after="180"/>
      </w:pPr>
      <w:r w:rsidRPr="004671D2">
        <w:t>Audit &amp; assurance register</w:t>
      </w:r>
    </w:p>
    <w:p w:rsidRPr="004671D2" w:rsidR="00C6433F" w:rsidP="441177F0" w:rsidRDefault="0F185E58" w14:paraId="76BE60B9" w14:textId="77777777">
      <w:pPr>
        <w:pStyle w:val="heading30"/>
        <w:rPr>
          <w:strike w:val="1"/>
          <w:rPrChange w:author="Leede, Luuk de" w:date="2026-02-02T12:20:47.576Z" w:id="777232052"/>
        </w:rPr>
      </w:pPr>
      <w:commentRangeStart w:id="510874903"/>
      <w:r w:rsidRPr="441177F0" w:rsidR="0F185E58">
        <w:rPr>
          <w:strike w:val="1"/>
          <w:rPrChange w:author="Leede, Luuk de" w:date="2026-02-02T12:20:47.575Z" w:id="1085418690"/>
        </w:rPr>
        <w:t>5.3 Zichtbare executie</w:t>
      </w:r>
    </w:p>
    <w:p w:rsidRPr="004671D2" w:rsidR="00C6433F" w:rsidP="441177F0" w:rsidRDefault="0F185E58" w14:paraId="0F968A0E" w14:textId="77777777">
      <w:pPr>
        <w:pStyle w:val="Lijstalinea"/>
        <w:numPr>
          <w:ilvl w:val="0"/>
          <w:numId w:val="3"/>
        </w:numPr>
        <w:rPr>
          <w:strike w:val="1"/>
          <w:rPrChange w:author="Leede, Luuk de" w:date="2026-02-02T12:20:47.577Z" w:id="1516927252"/>
        </w:rPr>
      </w:pPr>
      <w:r w:rsidRPr="441177F0" w:rsidR="0F185E58">
        <w:rPr>
          <w:strike w:val="1"/>
          <w:rPrChange w:author="Leede, Luuk de" w:date="2026-02-02T12:20:47.577Z" w:id="1347709071"/>
        </w:rPr>
        <w:t>Top-10 risico's vastgesteld en belegd</w:t>
      </w:r>
    </w:p>
    <w:p w:rsidRPr="004671D2" w:rsidR="00C6433F" w:rsidP="441177F0" w:rsidRDefault="0F185E58" w14:paraId="353B6410" w14:textId="77777777">
      <w:pPr>
        <w:pStyle w:val="Lijstalinea"/>
        <w:numPr>
          <w:ilvl w:val="0"/>
          <w:numId w:val="3"/>
        </w:numPr>
        <w:rPr>
          <w:strike w:val="1"/>
          <w:rPrChange w:author="Leede, Luuk de" w:date="2026-02-02T12:20:47.577Z" w:id="1256027960"/>
        </w:rPr>
      </w:pPr>
      <w:r w:rsidRPr="441177F0" w:rsidR="0F185E58">
        <w:rPr>
          <w:strike w:val="1"/>
          <w:rPrChange w:author="Leede, Luuk de" w:date="2026-02-02T12:20:47.577Z" w:id="1040752788"/>
        </w:rPr>
        <w:t>Top-10 maatregelen in uitvoering</w:t>
      </w:r>
    </w:p>
    <w:p w:rsidRPr="004671D2" w:rsidR="00C6433F" w:rsidP="441177F0" w:rsidRDefault="0F185E58" w14:paraId="1BB5C244" w14:textId="77777777">
      <w:pPr>
        <w:pStyle w:val="Lijstalinea"/>
        <w:numPr>
          <w:ilvl w:val="0"/>
          <w:numId w:val="3"/>
        </w:numPr>
        <w:rPr>
          <w:strike w:val="1"/>
          <w:rPrChange w:author="Leede, Luuk de" w:date="2026-02-02T12:20:47.578Z" w:id="950934750"/>
        </w:rPr>
      </w:pPr>
      <w:r w:rsidRPr="441177F0" w:rsidR="0F185E58">
        <w:rPr>
          <w:strike w:val="1"/>
          <w:rPrChange w:author="Leede, Luuk de" w:date="2026-02-02T12:20:47.578Z" w:id="1011878296"/>
        </w:rPr>
        <w:t>Eerste IMS-rapportage aan het DT</w:t>
      </w:r>
    </w:p>
    <w:p w:rsidRPr="004671D2" w:rsidR="00C6433F" w:rsidP="441177F0" w:rsidRDefault="7CF59CE0" w14:paraId="050AC237" w14:textId="77777777">
      <w:pPr>
        <w:pStyle w:val="Lijstalinea"/>
        <w:numPr>
          <w:ilvl w:val="0"/>
          <w:numId w:val="3"/>
        </w:numPr>
        <w:spacing w:after="240"/>
        <w:rPr>
          <w:strike w:val="1"/>
          <w:rPrChange w:author="Leede, Luuk de" w:date="2026-02-02T12:20:47.579Z" w:id="2043504737"/>
        </w:rPr>
      </w:pPr>
      <w:r w:rsidRPr="441177F0" w:rsidR="7CF59CE0">
        <w:rPr>
          <w:strike w:val="1"/>
          <w:rPrChange w:author="Leede, Luuk de" w:date="2026-02-02T12:20:47.578Z" w:id="213144281"/>
        </w:rPr>
        <w:t>Eerste DT-besluiten vastgelegd in het besluitlog</w:t>
      </w:r>
      <w:commentRangeEnd w:id="510874903"/>
      <w:r>
        <w:rPr>
          <w:rStyle w:val="CommentReference"/>
        </w:rPr>
        <w:commentReference w:id="510874903"/>
      </w:r>
    </w:p>
    <w:p w:rsidRPr="004671D2" w:rsidR="00C6433F" w:rsidP="0F185E58" w:rsidRDefault="0F185E58" w14:paraId="3B97B58B" w14:textId="77777777">
      <w:pPr>
        <w:pStyle w:val="heading20"/>
        <w:rPr>
          <w:del w:author="Leede, Luuk de" w:date="2026-02-02T12:19:56.952Z" w16du:dateUtc="2026-02-02T12:19:56.952Z" w:id="537556665"/>
        </w:rPr>
      </w:pPr>
      <w:del w:author="Leede, Luuk de" w:date="2026-02-02T12:19:56.952Z" w:id="1808707768">
        <w:r w:rsidDel="0F185E58">
          <w:delText>6. Karakter van de opdracht</w:delText>
        </w:r>
      </w:del>
    </w:p>
    <w:p w:rsidRPr="004671D2" w:rsidR="00C6433F" w:rsidRDefault="0F185E58" w14:paraId="0B6D8B86" w14:textId="77777777">
      <w:pPr>
        <w:spacing w:after="120"/>
        <w:rPr>
          <w:del w:author="Leede, Luuk de" w:date="2026-02-02T12:17:58.553Z" w16du:dateUtc="2026-02-02T12:17:58.553Z" w:id="660310015"/>
        </w:rPr>
      </w:pPr>
      <w:del w:author="Leede, Luuk de" w:date="2026-02-02T12:17:58.553Z" w:id="40858908">
        <w:r w:rsidDel="0F185E58">
          <w:delText xml:space="preserve">Deze opdracht is </w:delText>
        </w:r>
      </w:del>
      <w:del w:author="Leede, Luuk de" w:date="2026-02-02T12:19:56.951Z" w:id="1675193868">
        <w:r w:rsidRPr="441177F0" w:rsidDel="0F185E58">
          <w:rPr>
            <w:b w:val="1"/>
            <w:bCs w:val="1"/>
          </w:rPr>
          <w:delText>geen beleidsontwikke</w:delText>
        </w:r>
      </w:del>
      <w:del w:author="Leede, Luuk de" w:date="2026-02-02T12:17:58.553Z" w:id="780279249">
        <w:r w:rsidRPr="441177F0" w:rsidDel="0F185E58">
          <w:rPr>
            <w:b w:val="1"/>
            <w:bCs w:val="1"/>
          </w:rPr>
          <w:delText>ling en geen pilot</w:delText>
        </w:r>
        <w:r w:rsidDel="0F185E58">
          <w:delText xml:space="preserve">, maar een </w:delText>
        </w:r>
        <w:r w:rsidRPr="441177F0" w:rsidDel="0F185E58">
          <w:rPr>
            <w:b w:val="1"/>
            <w:bCs w:val="1"/>
          </w:rPr>
          <w:delText>bouw- en realisatieopdracht</w:delText>
        </w:r>
        <w:r w:rsidDel="0F185E58">
          <w:delText>.</w:delText>
        </w:r>
      </w:del>
    </w:p>
    <w:p w:rsidRPr="004671D2" w:rsidR="00C6433F" w:rsidRDefault="0F185E58" w14:paraId="350B1580" w14:textId="77777777">
      <w:pPr>
        <w:pStyle w:val="Lijstalinea"/>
        <w:numPr>
          <w:ilvl w:val="0"/>
          <w:numId w:val="3"/>
        </w:numPr>
        <w:rPr>
          <w:del w:author="Leede, Luuk de" w:date="2026-02-02T12:17:58.553Z" w16du:dateUtc="2026-02-02T12:17:58.553Z" w:id="1751841991"/>
        </w:rPr>
      </w:pPr>
      <w:del w:author="Leede, Luuk de" w:date="2026-02-02T12:17:58.553Z" w:id="1250527969">
        <w:r w:rsidDel="0F185E58">
          <w:delText>Het IMS wordt actief ingericht en gebruikt.</w:delText>
        </w:r>
      </w:del>
    </w:p>
    <w:p w:rsidRPr="004671D2" w:rsidR="00C6433F" w:rsidRDefault="0F185E58" w14:paraId="728875E0" w14:textId="77777777">
      <w:pPr>
        <w:pStyle w:val="Lijstalinea"/>
        <w:numPr>
          <w:ilvl w:val="0"/>
          <w:numId w:val="3"/>
        </w:numPr>
        <w:rPr>
          <w:del w:author="Leede, Luuk de" w:date="2026-02-02T12:17:58.553Z" w16du:dateUtc="2026-02-02T12:17:58.553Z" w:id="1406620565"/>
        </w:rPr>
      </w:pPr>
      <w:del w:author="Leede, Luuk de" w:date="2026-02-02T12:17:58.553Z" w:id="97270751">
        <w:r w:rsidDel="0F185E58">
          <w:delText xml:space="preserve">De CISO treedt op als </w:delText>
        </w:r>
        <w:r w:rsidRPr="1F8200B6" w:rsidDel="0F185E58">
          <w:rPr>
            <w:b w:val="1"/>
            <w:bCs w:val="1"/>
          </w:rPr>
          <w:delText>architect, regisseur én bouwer</w:delText>
        </w:r>
        <w:r w:rsidDel="0F185E58">
          <w:delText>.</w:delText>
        </w:r>
      </w:del>
    </w:p>
    <w:p w:rsidRPr="004671D2" w:rsidR="00C6433F" w:rsidRDefault="0F185E58" w14:paraId="5F9B2C9F" w14:textId="77777777">
      <w:pPr>
        <w:pStyle w:val="Lijstalinea"/>
        <w:numPr>
          <w:ilvl w:val="0"/>
          <w:numId w:val="3"/>
        </w:numPr>
        <w:rPr>
          <w:del w:author="Leede, Luuk de" w:date="2026-02-02T12:17:58.553Z" w16du:dateUtc="2026-02-02T12:17:58.553Z" w:id="1741791944"/>
        </w:rPr>
      </w:pPr>
      <w:del w:author="Leede, Luuk de" w:date="2026-02-02T12:17:58.553Z" w:id="1051266805">
        <w:r w:rsidDel="0F185E58">
          <w:delText>Tooling</w:delText>
        </w:r>
        <w:r w:rsidDel="0F185E58">
          <w:delText xml:space="preserve"> ondersteunt de uitvoering, maar bepaalt niet de sturing.</w:delText>
        </w:r>
      </w:del>
    </w:p>
    <w:p w:rsidRPr="004671D2" w:rsidR="00C6433F" w:rsidRDefault="0F185E58" w14:paraId="4DFFA3A5" w14:textId="77777777">
      <w:pPr>
        <w:pStyle w:val="Lijstalinea"/>
        <w:numPr>
          <w:ilvl w:val="0"/>
          <w:numId w:val="3"/>
        </w:numPr>
        <w:spacing w:after="240"/>
        <w:rPr>
          <w:del w:author="Leede, Luuk de" w:date="2026-02-02T12:17:58.553Z" w16du:dateUtc="2026-02-02T12:17:58.553Z" w:id="472561531"/>
        </w:rPr>
      </w:pPr>
      <w:del w:author="Leede, Luuk de" w:date="2026-02-02T12:17:58.553Z" w:id="2134446645">
        <w:r w:rsidDel="0F185E58">
          <w:delText>Lijnmanagement blijft eigenaar van risico's en maatregelen.</w:delText>
        </w:r>
      </w:del>
    </w:p>
    <w:p w:rsidRPr="004671D2" w:rsidR="00C6433F" w:rsidP="0F185E58" w:rsidRDefault="7CF59CE0" w14:paraId="1676E84D" w14:textId="7DD52401">
      <w:pPr>
        <w:pStyle w:val="heading20"/>
      </w:pPr>
      <w:del w:author="Leede, Luuk de" w:date="2026-02-02T12:20:06.974Z" w:id="1863173244">
        <w:r w:rsidDel="7CF59CE0">
          <w:delText>7</w:delText>
        </w:r>
      </w:del>
      <w:ins w:author="Leede, Luuk de" w:date="2026-02-02T13:01:45.926Z" w:id="737995960">
        <w:r w:rsidR="31C1D6A3">
          <w:t>5</w:t>
        </w:r>
      </w:ins>
      <w:r w:rsidR="7CF59CE0">
        <w:rPr/>
        <w:t>. Rollen en verantwoordelijkheden</w:t>
      </w:r>
    </w:p>
    <w:p w:rsidRPr="004671D2" w:rsidR="00C6433F" w:rsidRDefault="00852432" w14:paraId="1503CBA8" w14:textId="77777777">
      <w:pPr>
        <w:spacing w:after="120"/>
      </w:pPr>
      <w:r w:rsidRPr="004671D2">
        <w:rPr>
          <w:b/>
          <w:bCs/>
        </w:rPr>
        <w:t>Directieteam</w:t>
      </w:r>
    </w:p>
    <w:p w:rsidRPr="004671D2" w:rsidR="00C6433F" w:rsidRDefault="0F185E58" w14:paraId="23D9D455" w14:textId="2CB306ED">
      <w:pPr>
        <w:spacing w:after="120"/>
        <w:rPr>
          <w:ins w:author="Leede, Luuk de" w:date="2026-02-02T12:21:26.25Z" w16du:dateUtc="2026-02-02T12:21:26.25Z" w:id="990951606"/>
        </w:rPr>
      </w:pPr>
      <w:ins w:author="Leede, Luuk de" w:date="2026-02-02T12:21:18.725Z" w:id="252455150">
        <w:r w:rsidR="2033DD32">
          <w:t>Is opdrachtgever, s</w:t>
        </w:r>
      </w:ins>
      <w:del w:author="Leede, Luuk de" w:date="2026-02-02T12:21:23.427Z" w:id="2146614452">
        <w:r w:rsidDel="0F185E58">
          <w:delText>S</w:delText>
        </w:r>
      </w:del>
      <w:r w:rsidR="0F185E58">
        <w:rPr/>
        <w:t>telt kaders en neemt besluiten over restrisico's.</w:t>
      </w:r>
    </w:p>
    <w:p w:rsidR="60B889C7" w:rsidP="441177F0" w:rsidRDefault="60B889C7" w14:paraId="62F5B88A" w14:textId="3447D92E">
      <w:pPr>
        <w:spacing w:after="120"/>
        <w:rPr>
          <w:ins w:author="Leede, Luuk de" w:date="2026-02-02T12:21:35.738Z" w16du:dateUtc="2026-02-02T12:21:35.738Z" w:id="1624319069"/>
          <w:b w:val="1"/>
          <w:bCs w:val="1"/>
        </w:rPr>
      </w:pPr>
      <w:ins w:author="Leede, Luuk de" w:date="2026-02-02T12:21:34.406Z" w:id="931071825">
        <w:r w:rsidRPr="441177F0" w:rsidR="60B889C7">
          <w:rPr>
            <w:b w:val="1"/>
            <w:bCs w:val="1"/>
            <w:rPrChange w:author="Leede, Luuk de" w:date="2026-02-02T12:21:48.145Z" w:id="166809161"/>
          </w:rPr>
          <w:t>Directeur IDA</w:t>
        </w:r>
      </w:ins>
    </w:p>
    <w:p w:rsidR="60B889C7" w:rsidP="441177F0" w:rsidRDefault="60B889C7" w14:paraId="2496121B" w14:textId="1420BE23">
      <w:pPr>
        <w:spacing w:after="120"/>
        <w:rPr>
          <w:ins w:author="Leede, Luuk de" w:date="2026-02-02T12:21:54.145Z" w16du:dateUtc="2026-02-02T12:21:54.145Z" w:id="1978301916"/>
        </w:rPr>
      </w:pPr>
      <w:ins w:author="Leede, Luuk de" w:date="2026-02-02T12:21:42.413Z" w:id="846106522">
        <w:r w:rsidR="60B889C7">
          <w:t>Is gedelegeerd opdrachtgever</w:t>
        </w:r>
      </w:ins>
    </w:p>
    <w:p w:rsidR="60B889C7" w:rsidP="441177F0" w:rsidRDefault="60B889C7" w14:paraId="1D56EBF5" w14:textId="53F51A79">
      <w:pPr>
        <w:spacing w:after="120"/>
        <w:rPr>
          <w:ins w:author="Leede, Luuk de" w:date="2026-02-02T12:21:57.409Z" w16du:dateUtc="2026-02-02T12:21:57.409Z" w:id="584710227"/>
          <w:b w:val="1"/>
          <w:bCs w:val="1"/>
        </w:rPr>
      </w:pPr>
      <w:ins w:author="Leede, Luuk de" w:date="2026-02-02T12:21:55.728Z" w:id="451686798">
        <w:r w:rsidRPr="441177F0" w:rsidR="60B889C7">
          <w:rPr>
            <w:b w:val="1"/>
            <w:bCs w:val="1"/>
            <w:rPrChange w:author="Leede, Luuk de" w:date="2026-02-02T12:22:07.26Z" w:id="1607496223"/>
          </w:rPr>
          <w:t>CIO</w:t>
        </w:r>
      </w:ins>
    </w:p>
    <w:p w:rsidR="60B889C7" w:rsidP="441177F0" w:rsidRDefault="60B889C7" w14:paraId="48689DB6" w14:textId="60C40C53">
      <w:pPr>
        <w:pStyle w:val="Standaard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ins w:author="Leede, Luuk de" w:date="2026-02-02T12:21:59.952Z" w:id="1388033017">
        <w:r w:rsidR="60B889C7">
          <w:t>Is opdr</w:t>
        </w:r>
      </w:ins>
      <w:ins w:author="Leede, Luuk de" w:date="2026-02-02T12:22:20.265Z" w:id="2044958370">
        <w:r w:rsidR="60B889C7">
          <w:t xml:space="preserve">achtnemer, verantwoordelijk voor de uitvoering van </w:t>
        </w:r>
      </w:ins>
      <w:ins w:author="Leede, Luuk de" w:date="2026-02-02T12:31:54.262Z" w:id="2100998409">
        <w:r w:rsidR="1AFC46FF">
          <w:t>deze opdracht</w:t>
        </w:r>
      </w:ins>
    </w:p>
    <w:p w:rsidRPr="004671D2" w:rsidR="00C6433F" w:rsidRDefault="00852432" w14:paraId="20D2504B" w14:textId="77777777">
      <w:pPr>
        <w:spacing w:after="120"/>
      </w:pPr>
      <w:r w:rsidRPr="004671D2">
        <w:rPr>
          <w:b/>
          <w:bCs/>
        </w:rPr>
        <w:t>CISO</w:t>
      </w:r>
    </w:p>
    <w:p w:rsidRPr="004671D2" w:rsidR="00C6433F" w:rsidRDefault="0F185E58" w14:paraId="4CBF5474" w14:textId="62E927E0">
      <w:pPr>
        <w:spacing w:after="120"/>
        <w:rPr>
          <w:ins w:author="Leede, Luuk de" w:date="2026-02-02T12:56:08.823Z" w16du:dateUtc="2026-02-02T12:56:08.823Z" w:id="1827914271"/>
        </w:rPr>
      </w:pPr>
      <w:ins w:author="Leede, Luuk de" w:date="2026-02-02T12:32:08.977Z" w:id="1234602391">
        <w:r w:rsidR="0A678DD7">
          <w:t>Is gedelegeerd opdrachtnemer: o</w:t>
        </w:r>
      </w:ins>
      <w:del w:author="Leede, Luuk de" w:date="2026-02-02T12:32:09.28Z" w:id="1310210684">
        <w:r w:rsidDel="0F185E58">
          <w:delText>O</w:delText>
        </w:r>
      </w:del>
      <w:r w:rsidR="0F185E58">
        <w:rPr/>
        <w:t>ntwerpt en realiseert het IMS, richt registers in, bereidt besluiten voor en bewaakt samenhang.</w:t>
      </w:r>
    </w:p>
    <w:p w:rsidR="4D439403" w:rsidP="441177F0" w:rsidRDefault="4D439403" w14:paraId="38997EFA" w14:textId="5A7E0DB3">
      <w:pPr>
        <w:spacing w:after="120"/>
        <w:rPr>
          <w:ins w:author="Leede, Luuk de" w:date="2026-02-02T12:56:13.62Z" w16du:dateUtc="2026-02-02T12:56:13.62Z" w:id="593650306"/>
          <w:b w:val="1"/>
          <w:bCs w:val="1"/>
        </w:rPr>
      </w:pPr>
      <w:ins w:author="Leede, Luuk de" w:date="2026-02-02T12:56:12.81Z" w:id="160260754">
        <w:r w:rsidRPr="441177F0" w:rsidR="4D439403">
          <w:rPr>
            <w:b w:val="1"/>
            <w:bCs w:val="1"/>
            <w:rPrChange w:author="Leede, Luuk de" w:date="2026-02-02T12:56:40.059Z" w:id="1037776192"/>
          </w:rPr>
          <w:t>Team IB&amp;P</w:t>
        </w:r>
      </w:ins>
    </w:p>
    <w:p w:rsidR="4D439403" w:rsidP="441177F0" w:rsidRDefault="4D439403" w14:paraId="6524FAC5" w14:textId="4015AEFE">
      <w:pPr>
        <w:spacing w:after="120"/>
      </w:pPr>
      <w:ins w:author="Leede, Luuk de" w:date="2026-02-02T12:56:33.168Z" w:id="1472180409">
        <w:r w:rsidR="4D439403">
          <w:t xml:space="preserve">Betrokken bij de uitvoering van </w:t>
        </w:r>
        <w:r w:rsidR="4D439403">
          <w:t>meerdere</w:t>
        </w:r>
        <w:r w:rsidR="4D439403">
          <w:t xml:space="preserve"> taken in dit traject, onder aansturing van de CISO</w:t>
        </w:r>
      </w:ins>
    </w:p>
    <w:p w:rsidRPr="004671D2" w:rsidR="00C6433F" w:rsidP="0F185E58" w:rsidRDefault="0F185E58" w14:paraId="020F4391" w14:textId="77777777">
      <w:pPr>
        <w:spacing w:after="120"/>
        <w:rPr>
          <w:b/>
          <w:bCs/>
        </w:rPr>
      </w:pPr>
      <w:r w:rsidRPr="004671D2">
        <w:rPr>
          <w:b/>
          <w:bCs/>
        </w:rPr>
        <w:t>Lijnmanagement / proceseigenaren</w:t>
      </w:r>
    </w:p>
    <w:p w:rsidRPr="004671D2" w:rsidR="00C6433F" w:rsidRDefault="0F185E58" w14:paraId="250E4D13" w14:textId="77777777">
      <w:pPr>
        <w:spacing w:after="120"/>
        <w:rPr>
          <w:ins w:author="Leede, Luuk de" w:date="2026-02-02T12:46:35.275Z" w16du:dateUtc="2026-02-02T12:46:35.275Z" w:id="170929802"/>
        </w:rPr>
      </w:pPr>
      <w:r w:rsidR="0F185E58">
        <w:rPr/>
        <w:t>Eigenaar van risico's en maatregelen; voert uit en rapporteert via IMS.</w:t>
      </w:r>
    </w:p>
    <w:p w:rsidR="441177F0" w:rsidP="441177F0" w:rsidRDefault="441177F0" w14:paraId="59A5C728" w14:textId="383C9B80">
      <w:pPr>
        <w:spacing w:after="120"/>
        <w:rPr>
          <w:ins w:author="Leede, Luuk de" w:date="2026-02-02T12:33:39.896Z" w16du:dateUtc="2026-02-02T12:33:39.896Z" w:id="983128867"/>
        </w:rPr>
      </w:pPr>
    </w:p>
    <w:p w:rsidR="284A2D2F" w:rsidP="441177F0" w:rsidRDefault="284A2D2F" w14:paraId="796CAEC7" w14:textId="26574C33">
      <w:pPr>
        <w:spacing w:after="120"/>
        <w:rPr>
          <w:ins w:author="Leede, Luuk de" w:date="2026-02-02T12:33:41.534Z" w16du:dateUtc="2026-02-02T12:33:41.534Z" w:id="1264336536"/>
          <w:b w:val="0"/>
          <w:bCs w:val="0"/>
        </w:rPr>
      </w:pPr>
      <w:ins w:author="Leede, Luuk de" w:date="2026-02-02T12:34:07.798Z" w:id="1220184610">
        <w:r w:rsidRPr="441177F0" w:rsidR="284A2D2F">
          <w:rPr>
            <w:b w:val="0"/>
            <w:bCs w:val="0"/>
            <w:rPrChange w:author="Leede, Luuk de" w:date="2026-02-02T12:46:47.958Z" w:id="1885570633">
              <w:rPr>
                <w:b w:val="1"/>
                <w:bCs w:val="1"/>
              </w:rPr>
            </w:rPrChange>
          </w:rPr>
          <w:t>I</w:t>
        </w:r>
        <w:r w:rsidR="284A2D2F">
          <w:rPr>
            <w:b w:val="0"/>
            <w:bCs w:val="0"/>
          </w:rPr>
          <w:t xml:space="preserve">n de </w:t>
        </w:r>
        <w:r w:rsidRPr="441177F0" w:rsidR="284A2D2F">
          <w:rPr>
            <w:b w:val="1"/>
            <w:bCs w:val="1"/>
            <w:rPrChange w:author="Leede, Luuk de" w:date="2026-02-02T12:46:51.575Z" w:id="744393135">
              <w:rPr>
                <w:b w:val="0"/>
                <w:bCs w:val="0"/>
              </w:rPr>
            </w:rPrChange>
          </w:rPr>
          <w:t>r</w:t>
        </w:r>
      </w:ins>
      <w:ins w:author="Leede, Luuk de" w:date="2026-02-02T12:33:53.934Z" w:id="1475963074">
        <w:r w:rsidRPr="441177F0" w:rsidR="284A2D2F">
          <w:rPr>
            <w:b w:val="1"/>
            <w:bCs w:val="1"/>
            <w:rPrChange w:author="Leede, Luuk de" w:date="2026-02-02T12:33:58.786Z" w:id="2008407789"/>
          </w:rPr>
          <w:t xml:space="preserve">egiegroep </w:t>
        </w:r>
        <w:r w:rsidR="284A2D2F">
          <w:rPr>
            <w:b w:val="0"/>
            <w:bCs w:val="0"/>
            <w:rPrChange w:author="Leede, Luuk de" w:date="2026-02-02T12:33:58.786Z" w:id="644205028"/>
          </w:rPr>
          <w:t>IMS</w:t>
        </w:r>
      </w:ins>
      <w:ins w:author="Leede, Luuk de" w:date="2026-02-02T12:34:11.566Z" w:id="913193880">
        <w:r w:rsidRPr="441177F0" w:rsidR="284A2D2F">
          <w:rPr>
            <w:b w:val="0"/>
            <w:bCs w:val="0"/>
            <w:rPrChange w:author="Leede, Luuk de" w:date="2026-02-02T12:46:42.391Z" w:id="231588104">
              <w:rPr>
                <w:b w:val="1"/>
                <w:bCs w:val="1"/>
              </w:rPr>
            </w:rPrChange>
          </w:rPr>
          <w:t xml:space="preserve"> nemen deel</w:t>
        </w:r>
      </w:ins>
      <w:ins w:author="Leede, Luuk de" w:date="2026-02-02T12:46:25.814Z" w:id="1354643324">
        <w:r w:rsidRPr="441177F0" w:rsidR="53B00379">
          <w:rPr>
            <w:b w:val="0"/>
            <w:bCs w:val="0"/>
            <w:rPrChange w:author="Leede, Luuk de" w:date="2026-02-02T12:46:42.392Z" w:id="1361164002">
              <w:rPr>
                <w:b w:val="1"/>
                <w:bCs w:val="1"/>
              </w:rPr>
            </w:rPrChange>
          </w:rPr>
          <w:t xml:space="preserve"> de CIO en de CISO en ook</w:t>
        </w:r>
      </w:ins>
    </w:p>
    <w:p w:rsidR="441177F0" w:rsidP="441177F0" w:rsidRDefault="441177F0" w14:paraId="212CB735" w14:textId="449FC72B">
      <w:pPr>
        <w:spacing w:after="120"/>
        <w:rPr>
          <w:del w:author="Leede, Luuk de" w:date="2026-02-02T12:34:01.187Z" w16du:dateUtc="2026-02-02T12:34:01.187Z" w:id="1342331167"/>
        </w:rPr>
      </w:pPr>
    </w:p>
    <w:p w:rsidR="58C08878" w:rsidP="441177F0" w:rsidRDefault="58C08878" w14:paraId="0A66451F" w14:textId="7CA6EC81">
      <w:pPr>
        <w:pStyle w:val="Lijstalinea"/>
        <w:numPr>
          <w:ilvl w:val="0"/>
          <w:numId w:val="6"/>
        </w:numPr>
        <w:spacing w:after="120"/>
        <w:rPr>
          <w:ins w:author="Leede, Luuk de" w:date="2026-02-02T12:34:41.662Z" w16du:dateUtc="2026-02-02T12:34:41.662Z" w:id="1145945967"/>
          <w:b w:val="1"/>
          <w:bCs w:val="1"/>
        </w:rPr>
        <w:pPrChange w:author="Leede, Luuk de" w:date="2026-02-02T12:45:10.734Z">
          <w:pPr>
            <w:spacing w:after="120"/>
          </w:pPr>
        </w:pPrChange>
      </w:pPr>
      <w:ins w:author="Leede, Luuk de" w:date="2026-02-02T12:45:23.313Z" w:id="1109302254">
        <w:r w:rsidRPr="441177F0" w:rsidR="58C08878">
          <w:rPr>
            <w:b w:val="1"/>
            <w:bCs w:val="1"/>
          </w:rPr>
          <w:t>F</w:t>
        </w:r>
      </w:ins>
      <w:r w:rsidRPr="441177F0" w:rsidR="441177F0">
        <w:rPr>
          <w:b w:val="1"/>
          <w:bCs w:val="1"/>
        </w:rPr>
        <w:t>unctionaris Gegevensbescherming,</w:t>
      </w:r>
    </w:p>
    <w:p w:rsidRPr="004671D2" w:rsidR="00C6433F" w:rsidP="441177F0" w:rsidRDefault="0F185E58" w14:paraId="52ABA0A1" w14:textId="0F69DDD4">
      <w:pPr>
        <w:pStyle w:val="Lijstalinea"/>
        <w:numPr>
          <w:ilvl w:val="0"/>
          <w:numId w:val="6"/>
        </w:numPr>
        <w:spacing w:after="120"/>
        <w:rPr>
          <w:del w:author="Leede, Luuk de" w:date="2026-02-02T12:34:17.777Z" w16du:dateUtc="2026-02-02T12:34:17.777Z" w:id="2030650044"/>
        </w:rPr>
        <w:pPrChange w:author="Leede, Luuk de" w:date="2026-02-02T12:45:34.734Z">
          <w:pPr>
            <w:spacing w:after="120"/>
          </w:pPr>
        </w:pPrChange>
      </w:pPr>
      <w:del w:author="Leede, Luuk de" w:date="2026-02-02T12:45:40.517Z" w:id="476195028">
        <w:r w:rsidRPr="441177F0" w:rsidDel="0F185E58">
          <w:rPr>
            <w:b w:val="1"/>
            <w:bCs w:val="1"/>
          </w:rPr>
          <w:delText>Functionaris Gegevensbescherming</w:delText>
        </w:r>
      </w:del>
      <w:ins w:author="Leede, Luuk de" w:date="2026-02-02T12:45:34.732Z" w:id="1987254356">
        <w:r w:rsidRPr="441177F0" w:rsidR="7ECF502A">
          <w:rPr>
            <w:b w:val="0"/>
            <w:bCs w:val="0"/>
            <w:rPrChange w:author="Leede, Luuk de" w:date="2026-02-02T12:45:44.45Z" w:id="2006180920">
              <w:rPr>
                <w:b w:val="1"/>
                <w:bCs w:val="1"/>
              </w:rPr>
            </w:rPrChange>
          </w:rPr>
          <w:t>onaf</w:t>
        </w:r>
        <w:r w:rsidR="7ECF502A">
          <w:t xml:space="preserve">hankelijke toetsende en adviserende </w:t>
        </w:r>
        <w:r w:rsidR="7ECF502A">
          <w:t>ro</w:t>
        </w:r>
      </w:ins>
      <w:ins w:author="Leede, Luuk de" w:date="2026-02-02T12:55:44.997Z" w:id="550125782">
        <w:r w:rsidR="3895AC5B">
          <w:t>l</w:t>
        </w:r>
      </w:ins>
    </w:p>
    <w:p w:rsidRPr="004671D2" w:rsidR="00C6433F" w:rsidP="441177F0" w:rsidRDefault="0F185E58" w14:paraId="096C16B3" w14:textId="1D5D6D3C">
      <w:pPr>
        <w:pStyle w:val="Lijstalinea"/>
        <w:numPr>
          <w:ilvl w:val="0"/>
          <w:numId w:val="6"/>
        </w:numPr>
        <w:spacing w:after="120"/>
        <w:rPr/>
        <w:pPrChange w:author="Leede, Luuk de" w:date="2026-02-02T12:45:10.734Z">
          <w:pPr>
            <w:spacing w:after="120"/>
          </w:pPr>
        </w:pPrChange>
      </w:pPr>
      <w:del w:author="Leede, Luuk de" w:date="2026-02-02T12:34:18.231Z" w:id="1385259054">
        <w:r w:rsidDel="0F185E58">
          <w:delText>On</w:delText>
        </w:r>
      </w:del>
      <w:del w:author="Leede, Luuk de" w:date="2026-02-02T12:45:34.72Z" w:id="1286431099">
        <w:r w:rsidDel="0F185E58">
          <w:delText>afhankelijke toetsende en adviserende rol.</w:delText>
        </w:r>
      </w:del>
    </w:p>
    <w:p w:rsidRPr="004671D2" w:rsidR="00C6433F" w:rsidP="441177F0" w:rsidRDefault="7CF59CE0" w14:paraId="6FD628BF" w14:textId="07220D2A">
      <w:pPr>
        <w:pStyle w:val="Lijstalinea"/>
        <w:numPr>
          <w:ilvl w:val="0"/>
          <w:numId w:val="6"/>
        </w:numPr>
        <w:spacing w:after="120"/>
        <w:rPr>
          <w:b w:val="1"/>
          <w:bCs w:val="1"/>
        </w:rPr>
        <w:pPrChange w:author="Leede, Luuk de" w:date="2026-02-02T12:45:10.734Z">
          <w:pPr>
            <w:spacing w:after="120"/>
          </w:pPr>
        </w:pPrChange>
      </w:pPr>
      <w:r w:rsidRPr="441177F0" w:rsidR="7CF59CE0">
        <w:rPr>
          <w:b w:val="1"/>
          <w:bCs w:val="1"/>
        </w:rPr>
        <w:t>Concerncontroller</w:t>
      </w:r>
      <w:ins w:author="Leede, Luuk de" w:date="2026-01-22T15:24:00Z" w:id="827725824">
        <w:r w:rsidRPr="441177F0" w:rsidR="338446EA">
          <w:rPr>
            <w:b w:val="1"/>
            <w:bCs w:val="1"/>
          </w:rPr>
          <w:t xml:space="preserve"> /</w:t>
        </w:r>
        <w:r w:rsidRPr="441177F0" w:rsidR="338446EA">
          <w:rPr>
            <w:b w:val="1"/>
            <w:bCs w:val="1"/>
          </w:rPr>
          <w:t xml:space="preserve"> </w:t>
        </w:r>
      </w:ins>
      <w:ins w:author="Leede, Luuk de" w:date="2026-02-02T12:32:59.362Z" w:id="35248244">
        <w:r w:rsidRPr="441177F0" w:rsidR="2B080F25">
          <w:rPr>
            <w:b w:val="1"/>
            <w:bCs w:val="1"/>
          </w:rPr>
          <w:t xml:space="preserve">interne </w:t>
        </w:r>
        <w:r w:rsidRPr="441177F0" w:rsidR="2B080F25">
          <w:rPr>
            <w:b w:val="1"/>
            <w:bCs w:val="1"/>
          </w:rPr>
          <w:t>accountant</w:t>
        </w:r>
      </w:ins>
      <w:ins w:author="Leede, Luuk de" w:date="2026-02-02T12:33:04.35Z" w:id="204474230">
        <w:r w:rsidRPr="441177F0" w:rsidR="2B080F25">
          <w:rPr>
            <w:b w:val="1"/>
            <w:bCs w:val="1"/>
          </w:rPr>
          <w:t xml:space="preserve"> </w:t>
        </w:r>
        <w:r w:rsidRPr="441177F0" w:rsidR="2B080F25">
          <w:rPr>
            <w:b w:val="1"/>
            <w:bCs w:val="1"/>
          </w:rPr>
          <w:t xml:space="preserve"> /</w:t>
        </w:r>
        <w:r w:rsidRPr="441177F0" w:rsidR="2B080F25">
          <w:rPr>
            <w:b w:val="1"/>
            <w:bCs w:val="1"/>
          </w:rPr>
          <w:t xml:space="preserve"> </w:t>
        </w:r>
        <w:r w:rsidRPr="441177F0" w:rsidR="2B080F25">
          <w:rPr>
            <w:b w:val="1"/>
            <w:bCs w:val="1"/>
          </w:rPr>
          <w:t>C</w:t>
        </w:r>
      </w:ins>
      <w:ins w:author="Leede, Luuk de" w:date="2026-01-22T15:24:00Z" w:id="2005110817">
        <w:r w:rsidRPr="441177F0" w:rsidR="338446EA">
          <w:rPr>
            <w:b w:val="1"/>
            <w:bCs w:val="1"/>
          </w:rPr>
          <w:t>oncernadv</w:t>
        </w:r>
      </w:ins>
      <w:ins w:author="Leede, Luuk de" w:date="2026-02-02T12:32:38.64Z" w:id="845926633">
        <w:r w:rsidRPr="441177F0" w:rsidR="46469A81">
          <w:rPr>
            <w:b w:val="1"/>
            <w:bCs w:val="1"/>
          </w:rPr>
          <w:t>is</w:t>
        </w:r>
      </w:ins>
      <w:ins w:author="Leede, Luuk de" w:date="2026-01-22T15:24:00Z" w:id="1307698535">
        <w:r w:rsidRPr="441177F0" w:rsidR="338446EA">
          <w:rPr>
            <w:b w:val="1"/>
            <w:bCs w:val="1"/>
          </w:rPr>
          <w:t>eur risicomanagement</w:t>
        </w:r>
      </w:ins>
    </w:p>
    <w:p w:rsidRPr="004671D2" w:rsidR="00C6433F" w:rsidP="441177F0" w:rsidRDefault="7CF59CE0" w14:paraId="6FE4F85A" w14:textId="4B6D020F">
      <w:pPr>
        <w:pStyle w:val="Lijstalinea"/>
        <w:spacing w:after="240"/>
        <w:ind w:left="720"/>
        <w:rPr>
          <w:ins w:author="Leede, Luuk de" w:date="2026-02-02T12:34:53.166Z" w16du:dateUtc="2026-02-02T12:34:53.166Z" w:id="226987449"/>
          <w:b w:val="1"/>
          <w:bCs w:val="1"/>
          <w:rPrChange w:author="Leede, Luuk de" w:date="2026-02-02T12:36:02.351Z" w:id="1439488307">
            <w:rPr>
              <w:ins w:author="Leede, Luuk de" w:date="2026-02-02T12:34:53.166Z" w16du:dateUtc="2026-02-02T12:34:53.166Z" w:id="779770699"/>
              <w:color w:val="auto"/>
            </w:rPr>
          </w:rPrChange>
        </w:rPr>
        <w:pPrChange w:author="Leede, Luuk de" w:date="2026-02-02T12:45:58.25Z">
          <w:pPr>
            <w:spacing w:after="240"/>
          </w:pPr>
        </w:pPrChange>
      </w:pPr>
      <w:ins w:author="Leede, Luuk de" w:date="2026-02-02T12:33:31.027Z" w:id="608368559">
        <w:r w:rsidR="4F8F8029">
          <w:t>Dragen zorg voor uitvoering van interne controles, b</w:t>
        </w:r>
      </w:ins>
      <w:del w:author="Leede, Luuk de" w:date="2026-02-02T12:33:31.393Z" w:id="1570528585">
        <w:r w:rsidDel="7CF59CE0">
          <w:delText>B</w:delText>
        </w:r>
      </w:del>
      <w:r w:rsidR="7CF59CE0">
        <w:rPr/>
        <w:t>org</w:t>
      </w:r>
      <w:ins w:author="Leede, Luuk de" w:date="2026-02-02T12:32:43.753Z" w:id="1772449442">
        <w:r w:rsidR="1F80C0E3">
          <w:t>en</w:t>
        </w:r>
      </w:ins>
      <w:del w:author="Leede, Luuk de" w:date="2026-02-02T12:32:44.128Z" w:id="50361831">
        <w:r w:rsidDel="7CF59CE0">
          <w:delText>t</w:delText>
        </w:r>
      </w:del>
      <w:r w:rsidR="7CF59CE0">
        <w:rPr/>
        <w:t xml:space="preserve"> aansluiting op P&amp;C-cyclus en interne co</w:t>
      </w:r>
      <w:r w:rsidRPr="441177F0" w:rsidR="7CF59CE0"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eastAsia="nl-NL" w:bidi="ar-SA"/>
          <w:rPrChange w:author="Leede, Luuk de" w:date="2026-02-02T12:36:02.351Z" w:id="134504238"/>
        </w:rPr>
        <w:t>ntrole.</w:t>
      </w:r>
    </w:p>
    <w:p w:rsidR="716CFE00" w:rsidP="441177F0" w:rsidRDefault="716CFE00" w14:paraId="7B632ED5" w14:textId="045008BF">
      <w:pPr>
        <w:pStyle w:val="Lijstalinea"/>
        <w:numPr>
          <w:ilvl w:val="0"/>
          <w:numId w:val="6"/>
        </w:numPr>
        <w:spacing w:after="240"/>
        <w:rPr>
          <w:ins w:author="Leede, Luuk de" w:date="2026-02-02T12:36:08.691Z" w16du:dateUtc="2026-02-02T12:36:08.691Z" w:id="1376496074"/>
          <w:rFonts w:ascii="Calibri" w:hAnsi="Calibri" w:eastAsia="Calibri" w:cs="Calibri"/>
          <w:b w:val="1"/>
          <w:bCs w:val="1"/>
          <w:color w:val="auto"/>
          <w:sz w:val="22"/>
          <w:szCs w:val="22"/>
          <w:lang w:eastAsia="nl-NL" w:bidi="ar-SA"/>
        </w:rPr>
        <w:pPrChange w:author="Leede, Luuk de" w:date="2026-02-02T12:45:10.734Z">
          <w:pPr>
            <w:spacing w:after="240"/>
          </w:pPr>
        </w:pPrChange>
      </w:pPr>
      <w:ins w:author="Leede, Luuk de" w:date="2026-02-02T12:34:59.825Z" w:id="364367580">
        <w:r w:rsidRPr="441177F0" w:rsidR="716CFE00">
          <w:rPr>
            <w:rFonts w:ascii="Calibri" w:hAnsi="Calibri" w:eastAsia="Calibri" w:cs="Calibri"/>
            <w:b w:val="1"/>
            <w:bCs w:val="1"/>
            <w:color w:val="auto"/>
            <w:sz w:val="22"/>
            <w:szCs w:val="22"/>
            <w:lang w:eastAsia="nl-NL" w:bidi="ar-SA"/>
            <w:rPrChange w:author="Leede, Luuk de" w:date="2026-02-02T12:36:02.352Z" w:id="411636627"/>
          </w:rPr>
          <w:t>Programmamanager B</w:t>
        </w:r>
      </w:ins>
      <w:ins w:author="Leede, Luuk de" w:date="2026-02-02T12:35:08.725Z" w:id="1473938993">
        <w:r w:rsidRPr="441177F0" w:rsidR="716CFE00">
          <w:rPr>
            <w:rFonts w:ascii="Calibri" w:hAnsi="Calibri" w:eastAsia="Calibri" w:cs="Calibri"/>
            <w:b w:val="1"/>
            <w:bCs w:val="1"/>
            <w:color w:val="auto"/>
            <w:sz w:val="22"/>
            <w:szCs w:val="22"/>
            <w:lang w:eastAsia="nl-NL" w:bidi="ar-SA"/>
            <w:rPrChange w:author="Leede, Luuk de" w:date="2026-02-02T12:35:26.874Z" w:id="1330041446"/>
          </w:rPr>
          <w:t>usiness Continuïteits</w:t>
        </w:r>
        <w:r w:rsidRPr="441177F0" w:rsidR="716CFE00">
          <w:rPr>
            <w:rFonts w:ascii="Calibri" w:hAnsi="Calibri" w:eastAsia="Calibri" w:cs="Calibri"/>
            <w:b w:val="1"/>
            <w:bCs w:val="1"/>
            <w:color w:val="auto"/>
            <w:sz w:val="22"/>
            <w:szCs w:val="22"/>
            <w:lang w:eastAsia="nl-NL" w:bidi="ar-SA"/>
            <w:rPrChange w:author="Leede, Luuk de" w:date="2026-02-02T12:35:26.874Z" w:id="1164847845"/>
          </w:rPr>
          <w:t>management</w:t>
        </w:r>
      </w:ins>
    </w:p>
    <w:p w:rsidR="441177F0" w:rsidP="441177F0" w:rsidRDefault="441177F0" w14:paraId="3E9F4DD9" w14:textId="2ACA1283">
      <w:pPr>
        <w:spacing w:after="240"/>
        <w:rPr>
          <w:rFonts w:ascii="Calibri" w:hAnsi="Calibri" w:eastAsia="Calibri" w:cs="Calibri"/>
          <w:b w:val="0"/>
          <w:bCs w:val="0"/>
          <w:color w:val="auto"/>
          <w:sz w:val="22"/>
          <w:szCs w:val="22"/>
          <w:lang w:eastAsia="nl-NL" w:bidi="ar-SA"/>
          <w:rPrChange w:author="Leede, Luuk de" w:date="2026-02-02T12:36:10.545Z" w:id="668317448">
            <w:rPr>
              <w:b w:val="0"/>
              <w:bCs w:val="0"/>
            </w:rPr>
          </w:rPrChange>
        </w:rPr>
      </w:pPr>
    </w:p>
    <w:p w:rsidRPr="004671D2" w:rsidR="00C6433F" w:rsidP="0F185E58" w:rsidRDefault="0F185E58" w14:paraId="2CB5F700" w14:textId="4DDDC927">
      <w:pPr>
        <w:pStyle w:val="heading20"/>
      </w:pPr>
      <w:del w:author="Leede, Luuk de" w:date="2026-02-02T12:20:13.198Z" w:id="34382360">
        <w:r w:rsidDel="0F185E58">
          <w:delText>8</w:delText>
        </w:r>
      </w:del>
      <w:ins w:author="Leede, Luuk de" w:date="2026-02-02T13:01:49.662Z" w:id="1086684938">
        <w:r w:rsidR="2B4EFAB6">
          <w:t>6</w:t>
        </w:r>
      </w:ins>
      <w:r w:rsidR="0F185E58">
        <w:rPr/>
        <w:t>. Fasering en doorlooptijd</w:t>
      </w:r>
    </w:p>
    <w:p w:rsidRPr="004671D2" w:rsidR="00C6433F" w:rsidP="441177F0" w:rsidRDefault="7CF59CE0" w14:paraId="5C2B0411" w14:textId="0B7E970D">
      <w:pPr>
        <w:pStyle w:val="Lijstalinea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noProof w:val="0"/>
          <w:lang w:val="nl-NL"/>
        </w:rPr>
        <w:pPrChange w:author="Leede, Luuk de" w:date="2026-02-02T12:47:05.737Z">
          <w:pPr>
            <w:pStyle w:val="Lijstalinea"/>
            <w:numPr>
              <w:ilvl w:val="0"/>
              <w:numId w:val="3"/>
            </w:numPr>
            <w:spacing w:before="0" w:beforeAutospacing="off"/>
          </w:pPr>
        </w:pPrChange>
      </w:pPr>
      <w:commentRangeStart w:id="36"/>
      <w:r w:rsidRPr="441177F0" w:rsidR="7CF59CE0">
        <w:rPr>
          <w:b w:val="1"/>
          <w:bCs w:val="1"/>
        </w:rPr>
        <w:t>Fase 1 – Ontwerp &amp; inrichting:</w:t>
      </w:r>
      <w:r w:rsidR="7CF59CE0">
        <w:rPr/>
        <w:t xml:space="preserve"> </w:t>
      </w:r>
      <w:del w:author="Leede, Luuk de" w:date="2026-02-02T12:47:05.678Z" w:id="585139952">
        <w:r w:rsidDel="7CF59CE0">
          <w:delText>6–8 weken</w:delText>
        </w:r>
      </w:del>
      <w:ins w:author="Leede, Luuk de" w:date="2026-02-02T12:47:15.387Z" w:id="709029902">
        <w:r w:rsidRPr="441177F0" w:rsidR="19A1BF42">
          <w:rPr>
            <w:b w:val="1"/>
            <w:bCs w:val="1"/>
          </w:rPr>
          <w:t>1-3-2026 tot 1-5-2026</w:t>
        </w:r>
      </w:ins>
    </w:p>
    <w:p w:rsidRPr="004671D2" w:rsidR="00C6433F" w:rsidP="0F185E58" w:rsidRDefault="7CF59CE0" w14:paraId="5647E668" w14:textId="461A5224">
      <w:pPr>
        <w:pStyle w:val="Lijstalinea"/>
        <w:numPr>
          <w:ilvl w:val="0"/>
          <w:numId w:val="3"/>
        </w:numPr>
        <w:spacing w:after="120"/>
        <w:rPr/>
      </w:pPr>
      <w:r w:rsidRPr="441177F0" w:rsidR="7CF59CE0">
        <w:rPr>
          <w:b w:val="1"/>
          <w:bCs w:val="1"/>
        </w:rPr>
        <w:t>Fase 2 – Uitvoering &amp; gebruik:</w:t>
      </w:r>
      <w:ins w:author="Leede, Luuk de" w:date="2026-02-02T12:47:46.15Z" w:id="1643675777">
        <w:r w:rsidRPr="441177F0" w:rsidR="4B055CC6">
          <w:rPr>
            <w:b w:val="1"/>
            <w:bCs w:val="1"/>
          </w:rPr>
          <w:t xml:space="preserve"> 1-</w:t>
        </w:r>
      </w:ins>
      <w:ins w:author="Leede, Luuk de" w:date="2026-02-02T13:02:20.227Z" w:id="664851260">
        <w:r w:rsidRPr="441177F0" w:rsidR="595BFEC3">
          <w:rPr>
            <w:b w:val="1"/>
            <w:bCs w:val="1"/>
          </w:rPr>
          <w:t>5</w:t>
        </w:r>
      </w:ins>
      <w:ins w:author="Leede, Luuk de" w:date="2026-02-02T12:47:46.15Z" w:id="1776835065">
        <w:r w:rsidRPr="441177F0" w:rsidR="4B055CC6">
          <w:rPr>
            <w:b w:val="1"/>
            <w:bCs w:val="1"/>
          </w:rPr>
          <w:t>-2026 tot 1-7-2026</w:t>
        </w:r>
      </w:ins>
      <w:del w:author="Leede, Luuk de" w:date="2026-02-02T12:47:22.325Z" w:id="1260954318">
        <w:r w:rsidDel="7CF59CE0">
          <w:delText xml:space="preserve"> 6–8 weken</w:delText>
        </w:r>
      </w:del>
      <w:commentRangeEnd w:id="36"/>
      <w:r>
        <w:rPr>
          <w:rStyle w:val="CommentReference"/>
        </w:rPr>
        <w:commentReference w:id="36"/>
      </w:r>
    </w:p>
    <w:p w:rsidRPr="004671D2" w:rsidR="00C6433F" w:rsidP="441177F0" w:rsidRDefault="0F185E58" w14:paraId="5B6F19B8" w14:textId="13E60B41">
      <w:pPr>
        <w:pStyle w:val="Standaard"/>
        <w:suppressLineNumbers w:val="0"/>
        <w:bidi w:val="0"/>
        <w:spacing w:before="0" w:beforeAutospacing="off" w:after="240" w:afterAutospacing="off" w:line="259" w:lineRule="auto"/>
        <w:ind w:left="0" w:right="0"/>
        <w:jc w:val="left"/>
      </w:pPr>
      <w:r w:rsidR="0F185E58">
        <w:rPr/>
        <w:t>Na fase 2 functioneert het IMS als vast onderdeel van de organisatie.</w:t>
      </w:r>
      <w:ins w:author="Leede, Luuk de" w:date="2026-02-02T12:48:59.91Z" w:id="408845471">
        <w:r w:rsidR="2C481E20">
          <w:t xml:space="preserve"> We gebruiken vooralsnog het system Naris Next voor de vastlegging van risico's maatregelen en monitoring. Na het eerste jaar er</w:t>
        </w:r>
      </w:ins>
      <w:ins w:author="Leede, Luuk de" w:date="2026-02-02T12:49:22.02Z" w:id="1828389948">
        <w:r w:rsidR="2C481E20">
          <w:t xml:space="preserve">varing kunnen we evalueren inclusief een evaluatie van de werking van het </w:t>
        </w:r>
        <w:r w:rsidR="3F2AC730">
          <w:t>systeem.</w:t>
        </w:r>
      </w:ins>
    </w:p>
    <w:p w:rsidRPr="004671D2" w:rsidR="00C6433F" w:rsidRDefault="00852432" w14:paraId="0785E825" w14:textId="705EF9BC">
      <w:pPr>
        <w:pStyle w:val="heading20"/>
      </w:pPr>
      <w:del w:author="Leede, Luuk de" w:date="2026-02-02T12:20:17.347Z" w:id="1690982050">
        <w:r w:rsidDel="00852432">
          <w:delText>9</w:delText>
        </w:r>
      </w:del>
      <w:ins w:author="Leede, Luuk de" w:date="2026-02-02T13:01:53.595Z" w:id="1407635869">
        <w:r w:rsidR="40A7CDB3">
          <w:t>7</w:t>
        </w:r>
      </w:ins>
      <w:r w:rsidR="00852432">
        <w:rPr/>
        <w:t>. Randvoorwaarden</w:t>
      </w:r>
    </w:p>
    <w:p w:rsidR="23F5D66E" w:rsidP="441177F0" w:rsidRDefault="23F5D66E" w14:paraId="0837F74B" w14:textId="731E0A01">
      <w:pPr>
        <w:pStyle w:val="Lijstalinea"/>
        <w:numPr>
          <w:ilvl w:val="0"/>
          <w:numId w:val="3"/>
        </w:numPr>
        <w:rPr>
          <w:ins w:author="Leede, Luuk de" w:date="2026-02-02T12:50:04.132Z" w16du:dateUtc="2026-02-02T12:50:04.132Z" w:id="1741333488"/>
        </w:rPr>
      </w:pPr>
      <w:ins w:author="Leede, Luuk de" w:date="2026-02-02T12:50:12.317Z" w:id="1132944089">
        <w:r w:rsidR="23F5D66E">
          <w:t>Akkoord van het DT</w:t>
        </w:r>
        <w:r w:rsidR="23F5D66E">
          <w:t xml:space="preserve"> op deze opdracht</w:t>
        </w:r>
      </w:ins>
    </w:p>
    <w:p w:rsidRPr="004671D2" w:rsidR="00C6433F" w:rsidRDefault="0F185E58" w14:paraId="2178F0B7" w14:textId="40887339">
      <w:pPr>
        <w:pStyle w:val="Lijstalinea"/>
        <w:numPr>
          <w:ilvl w:val="0"/>
          <w:numId w:val="3"/>
        </w:numPr>
        <w:rPr/>
      </w:pPr>
      <w:r w:rsidR="0F185E58">
        <w:rPr/>
        <w:t>Beschikbaarheid van betrokken managers en proceseigenaren.</w:t>
      </w:r>
    </w:p>
    <w:p w:rsidRPr="004671D2" w:rsidR="00C6433F" w:rsidRDefault="0F185E58" w14:paraId="3F58FD23" w14:textId="77777777">
      <w:pPr>
        <w:pStyle w:val="Lijstalinea"/>
        <w:numPr>
          <w:ilvl w:val="0"/>
          <w:numId w:val="3"/>
        </w:numPr>
        <w:rPr/>
      </w:pPr>
      <w:commentRangeStart w:id="1870992921"/>
      <w:r w:rsidR="0F185E58">
        <w:rPr/>
        <w:t>Mandaat voor de CISO om het IMS in te richten en te gebruiken.</w:t>
      </w:r>
      <w:commentRangeEnd w:id="1870992921"/>
      <w:r>
        <w:rPr>
          <w:rStyle w:val="CommentReference"/>
        </w:rPr>
        <w:commentReference w:id="1870992921"/>
      </w:r>
    </w:p>
    <w:p w:rsidRPr="004671D2" w:rsidR="00C6433F" w:rsidRDefault="0F185E58" w14:paraId="291C2701" w14:textId="77777777">
      <w:pPr>
        <w:pStyle w:val="Lijstalinea"/>
        <w:numPr>
          <w:ilvl w:val="0"/>
          <w:numId w:val="3"/>
        </w:numPr>
        <w:spacing w:after="240"/>
        <w:rPr/>
      </w:pPr>
      <w:commentRangeStart w:id="138405679"/>
      <w:r w:rsidR="0F185E58">
        <w:rPr/>
        <w:t xml:space="preserve">Gebruik van bestaande </w:t>
      </w:r>
      <w:r w:rsidR="0F185E58">
        <w:rPr/>
        <w:t>tooling</w:t>
      </w:r>
      <w:r w:rsidR="0F185E58">
        <w:rPr/>
        <w:t xml:space="preserve"> als </w:t>
      </w:r>
      <w:r w:rsidR="0F185E58">
        <w:rPr/>
        <w:t>executielaag</w:t>
      </w:r>
      <w:r w:rsidR="0F185E58">
        <w:rPr/>
        <w:t>.</w:t>
      </w:r>
      <w:commentRangeEnd w:id="138405679"/>
      <w:r>
        <w:rPr>
          <w:rStyle w:val="CommentReference"/>
        </w:rPr>
        <w:commentReference w:id="138405679"/>
      </w:r>
    </w:p>
    <w:p w:rsidRPr="004671D2" w:rsidR="00C6433F" w:rsidP="0F185E58" w:rsidRDefault="0F185E58" w14:paraId="764DA798" w14:textId="49B1E980">
      <w:pPr>
        <w:pStyle w:val="heading20"/>
      </w:pPr>
      <w:del w:author="Leede, Luuk de" w:date="2026-02-02T12:20:20.891Z" w:id="1442293252">
        <w:r w:rsidDel="0F185E58">
          <w:delText>10</w:delText>
        </w:r>
      </w:del>
      <w:ins w:author="Leede, Luuk de" w:date="2026-02-02T13:01:57.051Z" w:id="1863183792">
        <w:r w:rsidR="5F9EB356">
          <w:t>8</w:t>
        </w:r>
      </w:ins>
      <w:r w:rsidR="0F185E58">
        <w:rPr/>
        <w:t>. Inwerkingtreding</w:t>
      </w:r>
    </w:p>
    <w:p w:rsidR="00C6433F" w:rsidRDefault="0F185E58" w14:paraId="2AAB4E4D" w14:textId="77777777">
      <w:r w:rsidRPr="004671D2">
        <w:t>Deze opdracht treedt in werking na vaststelling door het Directieteam.</w:t>
      </w:r>
    </w:p>
    <w:sectPr w:rsidR="00C6433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L" w:author="Leede, Luuk de" w:date="2026-01-22T16:23:00Z" w:id="31">
    <w:p w:rsidR="00852432" w:rsidRDefault="00852432" w14:paraId="25F41E7B" w14:textId="6C880DED">
      <w:r>
        <w:annotationRef/>
      </w:r>
      <w:r w:rsidRPr="715DA34D">
        <w:t>zie mijn punten bij de definitie van het framework</w:t>
      </w:r>
    </w:p>
  </w:comment>
  <w:comment xmlns:w="http://schemas.openxmlformats.org/wordprocessingml/2006/main" w:initials="LL" w:author="Leede, Luuk de" w:date="01/22/2026 01:50:00" w:id="36">
    <w:p xmlns:w14="http://schemas.microsoft.com/office/word/2010/wordml" w:rsidR="53C1CA8D" w:rsidRDefault="0CD68FBD" w14:paraId="239EB59B" w14:textId="3C00192A">
      <w:pPr>
        <w:pStyle w:val="CommentText"/>
      </w:pPr>
      <w:r>
        <w:rPr>
          <w:rStyle w:val="CommentReference"/>
        </w:rPr>
        <w:annotationRef/>
      </w:r>
      <w:r w:rsidRPr="794628B1" w:rsidR="6BCA2DEB">
        <w:t>m.i. moeten we dit specificeren naar onderwerp en wie daar precies voor aan de lat staat?</w:t>
      </w:r>
    </w:p>
  </w:comment>
  <w:comment xmlns:w="http://schemas.openxmlformats.org/wordprocessingml/2006/main" w:initials="LL" w:author="Leede, Luuk de" w:date="2026-02-02T12:23:14" w:id="1917334722">
    <w:p xmlns:w14="http://schemas.microsoft.com/office/word/2010/wordml" xmlns:w="http://schemas.openxmlformats.org/wordprocessingml/2006/main" w:rsidR="16164387" w:rsidRDefault="128ED059" w14:paraId="163D939E" w14:textId="66FBC7B7">
      <w:pPr>
        <w:pStyle w:val="CommentText"/>
      </w:pPr>
      <w:r>
        <w:rPr>
          <w:rStyle w:val="CommentReference"/>
        </w:rPr>
        <w:annotationRef/>
      </w:r>
      <w:r w:rsidRPr="6B7CCFCE" w:rsidR="50CCA717">
        <w:t>wat is  de waarde van deze opmerking?</w:t>
      </w:r>
    </w:p>
  </w:comment>
  <w:comment xmlns:w="http://schemas.openxmlformats.org/wordprocessingml/2006/main" w:initials="LL" w:author="Leede, Luuk de" w:date="2026-02-02T13:16:17" w:id="510874903">
    <w:p xmlns:w14="http://schemas.microsoft.com/office/word/2010/wordml" xmlns:w="http://schemas.openxmlformats.org/wordprocessingml/2006/main" w:rsidR="71D5CA1C" w:rsidRDefault="232D7263" w14:paraId="15BC01A7" w14:textId="476CE511">
      <w:pPr>
        <w:pStyle w:val="CommentText"/>
      </w:pPr>
      <w:r>
        <w:rPr>
          <w:rStyle w:val="CommentReference"/>
        </w:rPr>
        <w:annotationRef/>
      </w:r>
      <w:r w:rsidRPr="4C04785C" w:rsidR="1FBD910D">
        <w:t>ik zou deze weglaten</w:t>
      </w:r>
    </w:p>
  </w:comment>
  <w:comment xmlns:w="http://schemas.openxmlformats.org/wordprocessingml/2006/main" w:initials="LL" w:author="Leede, Luuk de" w:date="2026-02-02T13:49:41" w:id="138405679">
    <w:p xmlns:w14="http://schemas.microsoft.com/office/word/2010/wordml" xmlns:w="http://schemas.openxmlformats.org/wordprocessingml/2006/main" w:rsidR="51320611" w:rsidRDefault="146D6551" w14:paraId="1230DE58" w14:textId="633DD5EF">
      <w:pPr>
        <w:pStyle w:val="CommentText"/>
      </w:pPr>
      <w:r>
        <w:rPr>
          <w:rStyle w:val="CommentReference"/>
        </w:rPr>
        <w:annotationRef/>
      </w:r>
      <w:r w:rsidRPr="0EF17AE9" w:rsidR="3AA38C84">
        <w:t>wat is dit?</w:t>
      </w:r>
    </w:p>
  </w:comment>
  <w:comment xmlns:w="http://schemas.openxmlformats.org/wordprocessingml/2006/main" w:initials="LL" w:author="Leede, Luuk de" w:date="2026-02-02T13:49:57" w:id="1870992921">
    <w:p xmlns:w14="http://schemas.microsoft.com/office/word/2010/wordml" xmlns:w="http://schemas.openxmlformats.org/wordprocessingml/2006/main" w:rsidR="5E87F90E" w:rsidRDefault="5914AD0D" w14:paraId="37095C1E" w14:textId="1257D26B">
      <w:pPr>
        <w:pStyle w:val="CommentText"/>
      </w:pPr>
      <w:r>
        <w:rPr>
          <w:rStyle w:val="CommentReference"/>
        </w:rPr>
        <w:annotationRef/>
      </w:r>
      <w:r w:rsidRPr="1EF128FE" w:rsidR="75821969">
        <w:t>dat is deze opdracht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5BC01A7"/>
  <w15:commentEx w15:done="0" w15:paraId="163D939E"/>
  <w15:commentEx w15:done="0" w15:paraId="25F41E7B"/>
  <w15:commentEx w15:done="0" w15:paraId="37095C1E"/>
  <w15:commentEx w15:done="0" w15:paraId="1230DE58"/>
  <w15:commentEx w15:done="0" w15:paraId="239EB59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BEA711" w16cex:dateUtc="2026-02-02T12:16:17.397Z"/>
  <w16cex:commentExtensible w16cex:durableId="07C575FB" w16cex:dateUtc="2026-02-02T11:23:14.356Z"/>
  <w16cex:commentExtensible w16cex:durableId="3E1F0065" w16cex:dateUtc="2026-01-22T15:23:00Z"/>
  <w16cex:commentExtensible w16cex:durableId="1782A7CC" w16cex:dateUtc="2026-02-02T12:49:57.633Z"/>
  <w16cex:commentExtensible w16cex:durableId="6EB9140E" w16cex:dateUtc="2026-02-02T12:49:41.323Z"/>
  <w16cex:commentExtensible w16cex:durableId="2008DE1F" w16cex:dateUtc="2026-01-22T08:5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5F41E7B" w16cid:durableId="3E1F0065"/>
  <w16cid:commentId w16cid:paraId="239EB59B" w16cid:durableId="2008DE1F"/>
  <w16cid:commentId w16cid:paraId="163D939E" w16cid:durableId="07C575FB"/>
  <w16cid:commentId w16cid:paraId="15BC01A7" w16cid:durableId="77BEA711"/>
  <w16cid:commentId w16cid:paraId="1230DE58" w16cid:durableId="6EB9140E"/>
  <w16cid:commentId w16cid:paraId="37095C1E" w16cid:durableId="1782A7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kxW9I/hbEfXVE" int2:id="LFvaaF7J">
      <int2:state int2:type="spell" int2:value="Rejected"/>
    </int2:textHash>
    <int2:textHash int2:hashCode="mEaA/3BPe0KViT" int2:id="HP4NHTPx">
      <int2:state int2:type="spell" int2:value="Rejected"/>
    </int2:textHash>
    <int2:textHash int2:hashCode="kOv/LxDGcmdM+8" int2:id="G0STJIYR">
      <int2:state int2:type="spell" int2:value="Rejected"/>
    </int2:textHash>
    <int2:textHash int2:hashCode="qsvJwSmRMs0yZl" int2:id="gzutfQoo">
      <int2:state int2:type="spell" int2:value="Rejected"/>
    </int2:textHash>
    <int2:textHash int2:hashCode="EmTU3LHaDQSk/D" int2:id="lBFMLysm">
      <int2:state int2:type="spell" int2:value="Rejected"/>
    </int2:textHash>
    <int2:textHash int2:hashCode="ACmaQI3DSYo817" int2:id="acrODYG0">
      <int2:state int2:type="spell" int2:value="Rejected"/>
    </int2:textHash>
    <int2:textHash int2:hashCode="BMbvtYu70efzoo" int2:id="f1EnyJs3">
      <int2:state int2:type="spell" int2:value="Rejected"/>
    </int2:textHash>
    <int2:textHash int2:hashCode="IoNXJVDB5iko1r" int2:id="ui7jyov2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3710e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a19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23f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F96A7E"/>
    <w:multiLevelType w:val="hybridMultilevel"/>
    <w:tmpl w:val="AD6EE082"/>
    <w:lvl w:ilvl="0" w:tplc="7584CD8C">
      <w:start w:val="1"/>
      <w:numFmt w:val="bullet"/>
      <w:lvlText w:val="●"/>
      <w:lvlJc w:val="left"/>
      <w:pPr>
        <w:ind w:left="720" w:hanging="360"/>
      </w:pPr>
    </w:lvl>
    <w:lvl w:ilvl="1" w:tplc="2B1A1174">
      <w:start w:val="1"/>
      <w:numFmt w:val="bullet"/>
      <w:lvlText w:val="○"/>
      <w:lvlJc w:val="left"/>
      <w:pPr>
        <w:ind w:left="1440" w:hanging="360"/>
      </w:pPr>
    </w:lvl>
    <w:lvl w:ilvl="2" w:tplc="CB6477E0">
      <w:start w:val="1"/>
      <w:numFmt w:val="bullet"/>
      <w:lvlText w:val="■"/>
      <w:lvlJc w:val="left"/>
      <w:pPr>
        <w:ind w:left="2160" w:hanging="360"/>
      </w:pPr>
    </w:lvl>
    <w:lvl w:ilvl="3" w:tplc="5740B914">
      <w:start w:val="1"/>
      <w:numFmt w:val="bullet"/>
      <w:lvlText w:val="●"/>
      <w:lvlJc w:val="left"/>
      <w:pPr>
        <w:ind w:left="2880" w:hanging="360"/>
      </w:pPr>
    </w:lvl>
    <w:lvl w:ilvl="4" w:tplc="E8AE1C4C">
      <w:start w:val="1"/>
      <w:numFmt w:val="bullet"/>
      <w:lvlText w:val="○"/>
      <w:lvlJc w:val="left"/>
      <w:pPr>
        <w:ind w:left="3600" w:hanging="360"/>
      </w:pPr>
    </w:lvl>
    <w:lvl w:ilvl="5" w:tplc="100C1DF6">
      <w:start w:val="1"/>
      <w:numFmt w:val="bullet"/>
      <w:lvlText w:val="■"/>
      <w:lvlJc w:val="left"/>
      <w:pPr>
        <w:ind w:left="4320" w:hanging="360"/>
      </w:pPr>
    </w:lvl>
    <w:lvl w:ilvl="6" w:tplc="EE781122">
      <w:start w:val="1"/>
      <w:numFmt w:val="bullet"/>
      <w:lvlText w:val="●"/>
      <w:lvlJc w:val="left"/>
      <w:pPr>
        <w:ind w:left="5040" w:hanging="360"/>
      </w:pPr>
    </w:lvl>
    <w:lvl w:ilvl="7" w:tplc="C3E00430">
      <w:start w:val="1"/>
      <w:numFmt w:val="bullet"/>
      <w:lvlText w:val="●"/>
      <w:lvlJc w:val="left"/>
      <w:pPr>
        <w:ind w:left="5760" w:hanging="360"/>
      </w:pPr>
    </w:lvl>
    <w:lvl w:ilvl="8" w:tplc="1C9CEC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11D928"/>
    <w:multiLevelType w:val="hybridMultilevel"/>
    <w:tmpl w:val="7DF6C964"/>
    <w:lvl w:ilvl="0" w:tplc="96282268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/>
      </w:pPr>
      <w:rPr>
        <w:rFonts w:hint="default" w:ascii="Symbol" w:hAnsi="Symbol"/>
      </w:rPr>
    </w:lvl>
    <w:lvl w:ilvl="2" w:tplc="8CB44056">
      <w:numFmt w:val="decimal"/>
      <w:lvlText w:val=""/>
      <w:lvlJc w:val="left"/>
    </w:lvl>
    <w:lvl w:ilvl="3">
      <w:start w:val="1"/>
      <w:numFmt w:val="bullet"/>
      <w:lvlText w:val=""/>
      <w:lvlJc w:val="left"/>
      <w:pPr>
        <w:ind/>
      </w:pPr>
      <w:rPr>
        <w:rFonts w:hint="default" w:ascii="Symbol" w:hAnsi="Symbol"/>
      </w:rPr>
    </w:lvl>
    <w:lvl w:ilvl="4" w:tplc="76B230BA">
      <w:numFmt w:val="decimal"/>
      <w:lvlText w:val=""/>
      <w:lvlJc w:val="left"/>
    </w:lvl>
    <w:lvl w:ilvl="5" w:tplc="B882DE1E">
      <w:numFmt w:val="decimal"/>
      <w:lvlText w:val=""/>
      <w:lvlJc w:val="left"/>
    </w:lvl>
    <w:lvl w:ilvl="6" w:tplc="D9E0F532">
      <w:numFmt w:val="decimal"/>
      <w:lvlText w:val=""/>
      <w:lvlJc w:val="left"/>
    </w:lvl>
    <w:lvl w:ilvl="7" w:tplc="1196FB02">
      <w:numFmt w:val="decimal"/>
      <w:lvlText w:val=""/>
      <w:lvlJc w:val="left"/>
    </w:lvl>
    <w:lvl w:ilvl="8" w:tplc="2DB4BE7C">
      <w:numFmt w:val="decimal"/>
      <w:lvlText w:val=""/>
      <w:lvlJc w:val="left"/>
    </w:lvl>
  </w:abstractNum>
  <w:abstractNum w:abstractNumId="2" w15:restartNumberingAfterBreak="0">
    <w:nsid w:val="401EC12D"/>
    <w:multiLevelType w:val="hybridMultilevel"/>
    <w:tmpl w:val="B9EC10C2"/>
    <w:lvl w:ilvl="0" w:tplc="4B464F52">
      <w:start w:val="1"/>
      <w:numFmt w:val="decimal"/>
      <w:lvlText w:val="%1."/>
      <w:lvlJc w:val="left"/>
      <w:pPr>
        <w:ind w:left="720" w:hanging="360"/>
      </w:pPr>
    </w:lvl>
    <w:lvl w:ilvl="1" w:tplc="52DEA46A">
      <w:start w:val="1"/>
      <w:numFmt w:val="lowerLetter"/>
      <w:lvlText w:val="%2."/>
      <w:lvlJc w:val="left"/>
      <w:pPr>
        <w:ind w:left="1440" w:hanging="360"/>
      </w:pPr>
    </w:lvl>
    <w:lvl w:ilvl="2" w:tplc="265ABF0C">
      <w:numFmt w:val="decimal"/>
      <w:lvlText w:val=""/>
      <w:lvlJc w:val="left"/>
    </w:lvl>
    <w:lvl w:ilvl="3" w:tplc="D10C3942">
      <w:numFmt w:val="decimal"/>
      <w:lvlText w:val=""/>
      <w:lvlJc w:val="left"/>
    </w:lvl>
    <w:lvl w:ilvl="4" w:tplc="ED78B832">
      <w:numFmt w:val="decimal"/>
      <w:lvlText w:val=""/>
      <w:lvlJc w:val="left"/>
    </w:lvl>
    <w:lvl w:ilvl="5" w:tplc="D1845E80">
      <w:numFmt w:val="decimal"/>
      <w:lvlText w:val=""/>
      <w:lvlJc w:val="left"/>
    </w:lvl>
    <w:lvl w:ilvl="6" w:tplc="EDD0EBAC">
      <w:numFmt w:val="decimal"/>
      <w:lvlText w:val=""/>
      <w:lvlJc w:val="left"/>
    </w:lvl>
    <w:lvl w:ilvl="7" w:tplc="EDCEAE88">
      <w:numFmt w:val="decimal"/>
      <w:lvlText w:val=""/>
      <w:lvlJc w:val="left"/>
    </w:lvl>
    <w:lvl w:ilvl="8" w:tplc="199CD386">
      <w:numFmt w:val="decimal"/>
      <w:lvlText w:val=""/>
      <w:lvlJc w:val="left"/>
    </w:lvl>
  </w:abstractNum>
  <w:num w:numId="6">
    <w:abstractNumId w:val="5"/>
  </w:num>
  <w:num w:numId="5">
    <w:abstractNumId w:val="4"/>
  </w:num>
  <w:num w:numId="4">
    <w:abstractNumId w:val="3"/>
  </w:num>
  <w:num w:numId="1" w16cid:durableId="1670909738">
    <w:abstractNumId w:val="0"/>
    <w:lvlOverride w:ilvl="0">
      <w:startOverride w:val="1"/>
    </w:lvlOverride>
  </w:num>
  <w:num w:numId="2" w16cid:durableId="240452096">
    <w:abstractNumId w:val="2"/>
    <w:lvlOverride w:ilvl="0">
      <w:startOverride w:val="1"/>
    </w:lvlOverride>
  </w:num>
  <w:num w:numId="3" w16cid:durableId="1693649521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eede, Luuk de">
    <w15:presenceInfo w15:providerId="AD" w15:userId="S::l.de.leede@leiden.nl::a1a3a147-c463-4cc6-805b-604a696ac3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185E58"/>
    <w:rsid w:val="004671D2"/>
    <w:rsid w:val="007D6046"/>
    <w:rsid w:val="00852432"/>
    <w:rsid w:val="00B4E150"/>
    <w:rsid w:val="00B50A8B"/>
    <w:rsid w:val="00C6433F"/>
    <w:rsid w:val="00E206EA"/>
    <w:rsid w:val="00F9799E"/>
    <w:rsid w:val="01D15567"/>
    <w:rsid w:val="0261B28E"/>
    <w:rsid w:val="0330ADD5"/>
    <w:rsid w:val="03916B64"/>
    <w:rsid w:val="03E06526"/>
    <w:rsid w:val="057346A8"/>
    <w:rsid w:val="0669C6D1"/>
    <w:rsid w:val="0686D8C3"/>
    <w:rsid w:val="0760234C"/>
    <w:rsid w:val="083774A2"/>
    <w:rsid w:val="0A678DD7"/>
    <w:rsid w:val="0AB90C18"/>
    <w:rsid w:val="0BCF62F1"/>
    <w:rsid w:val="0CC9AFEA"/>
    <w:rsid w:val="0D2B1880"/>
    <w:rsid w:val="0F185E58"/>
    <w:rsid w:val="105EF03D"/>
    <w:rsid w:val="1073315E"/>
    <w:rsid w:val="1094C16B"/>
    <w:rsid w:val="10D3EB31"/>
    <w:rsid w:val="117E724A"/>
    <w:rsid w:val="11851025"/>
    <w:rsid w:val="12EA3155"/>
    <w:rsid w:val="15B70C4F"/>
    <w:rsid w:val="1669EE02"/>
    <w:rsid w:val="194E4621"/>
    <w:rsid w:val="199B2B8C"/>
    <w:rsid w:val="19A1BF42"/>
    <w:rsid w:val="19E8107C"/>
    <w:rsid w:val="1AFC46FF"/>
    <w:rsid w:val="1C7A2299"/>
    <w:rsid w:val="1D44A3DF"/>
    <w:rsid w:val="1F80C0E3"/>
    <w:rsid w:val="1F8200B6"/>
    <w:rsid w:val="2033DD32"/>
    <w:rsid w:val="22DE65F2"/>
    <w:rsid w:val="23462FAE"/>
    <w:rsid w:val="237B74EF"/>
    <w:rsid w:val="23F5D66E"/>
    <w:rsid w:val="270ED123"/>
    <w:rsid w:val="27750D7C"/>
    <w:rsid w:val="27ACAB8D"/>
    <w:rsid w:val="280377F4"/>
    <w:rsid w:val="2840A161"/>
    <w:rsid w:val="284A2D2F"/>
    <w:rsid w:val="28EA6C3C"/>
    <w:rsid w:val="2A2CA536"/>
    <w:rsid w:val="2A94FA67"/>
    <w:rsid w:val="2B080F25"/>
    <w:rsid w:val="2B1D08ED"/>
    <w:rsid w:val="2B4EFAB6"/>
    <w:rsid w:val="2C481E20"/>
    <w:rsid w:val="2CA6B8BF"/>
    <w:rsid w:val="2CE7E782"/>
    <w:rsid w:val="2D38C933"/>
    <w:rsid w:val="307D1EFB"/>
    <w:rsid w:val="31C1D6A3"/>
    <w:rsid w:val="31F6749A"/>
    <w:rsid w:val="33300D7B"/>
    <w:rsid w:val="338446EA"/>
    <w:rsid w:val="340711D6"/>
    <w:rsid w:val="358547BB"/>
    <w:rsid w:val="3689236F"/>
    <w:rsid w:val="38023A2F"/>
    <w:rsid w:val="3895AC5B"/>
    <w:rsid w:val="3937EE7F"/>
    <w:rsid w:val="3A0D61AD"/>
    <w:rsid w:val="3AD9EFA7"/>
    <w:rsid w:val="3AE44FAC"/>
    <w:rsid w:val="3E88E5FD"/>
    <w:rsid w:val="3F2AC730"/>
    <w:rsid w:val="40856F02"/>
    <w:rsid w:val="40A7CDB3"/>
    <w:rsid w:val="40EBA3FA"/>
    <w:rsid w:val="419AE14B"/>
    <w:rsid w:val="43AA2303"/>
    <w:rsid w:val="441177F0"/>
    <w:rsid w:val="45776F9F"/>
    <w:rsid w:val="46469A81"/>
    <w:rsid w:val="46DC2EC9"/>
    <w:rsid w:val="473AAA7C"/>
    <w:rsid w:val="497FECE7"/>
    <w:rsid w:val="4AE30478"/>
    <w:rsid w:val="4B055CC6"/>
    <w:rsid w:val="4B55DFF2"/>
    <w:rsid w:val="4BD1DD51"/>
    <w:rsid w:val="4D439403"/>
    <w:rsid w:val="4E3CF5CE"/>
    <w:rsid w:val="4F8F8029"/>
    <w:rsid w:val="50FCC7E8"/>
    <w:rsid w:val="517E474E"/>
    <w:rsid w:val="526BC5F5"/>
    <w:rsid w:val="53308248"/>
    <w:rsid w:val="53B00379"/>
    <w:rsid w:val="54CE7C25"/>
    <w:rsid w:val="5537BF18"/>
    <w:rsid w:val="58C08878"/>
    <w:rsid w:val="58F848B5"/>
    <w:rsid w:val="595BFEC3"/>
    <w:rsid w:val="59907438"/>
    <w:rsid w:val="5AE8C2BB"/>
    <w:rsid w:val="5BC59D4D"/>
    <w:rsid w:val="5C88EB68"/>
    <w:rsid w:val="5D5540E9"/>
    <w:rsid w:val="5DF64EE1"/>
    <w:rsid w:val="5F812736"/>
    <w:rsid w:val="5F9EB356"/>
    <w:rsid w:val="601027D1"/>
    <w:rsid w:val="60B889C7"/>
    <w:rsid w:val="60D8C289"/>
    <w:rsid w:val="62EDF2CD"/>
    <w:rsid w:val="636279D5"/>
    <w:rsid w:val="64202980"/>
    <w:rsid w:val="649FA078"/>
    <w:rsid w:val="64B3D4AD"/>
    <w:rsid w:val="65526939"/>
    <w:rsid w:val="65D4F342"/>
    <w:rsid w:val="6689C8EC"/>
    <w:rsid w:val="66C7F032"/>
    <w:rsid w:val="67A36F05"/>
    <w:rsid w:val="67B2A0CD"/>
    <w:rsid w:val="69694A32"/>
    <w:rsid w:val="6A5602AF"/>
    <w:rsid w:val="6AA95689"/>
    <w:rsid w:val="6B21D87C"/>
    <w:rsid w:val="6B879796"/>
    <w:rsid w:val="6C48AC37"/>
    <w:rsid w:val="6DD2A1C1"/>
    <w:rsid w:val="6EF012B9"/>
    <w:rsid w:val="7013F840"/>
    <w:rsid w:val="7054B0E8"/>
    <w:rsid w:val="716CFE00"/>
    <w:rsid w:val="72CD37E7"/>
    <w:rsid w:val="75D54F30"/>
    <w:rsid w:val="76B2DD1C"/>
    <w:rsid w:val="76D36428"/>
    <w:rsid w:val="77BFE242"/>
    <w:rsid w:val="77C2C0A1"/>
    <w:rsid w:val="782293B5"/>
    <w:rsid w:val="795AFC58"/>
    <w:rsid w:val="797C42B1"/>
    <w:rsid w:val="7C117BC4"/>
    <w:rsid w:val="7CF59CE0"/>
    <w:rsid w:val="7D5CA6C2"/>
    <w:rsid w:val="7D70DDA3"/>
    <w:rsid w:val="7DFD0E7F"/>
    <w:rsid w:val="7ECF502A"/>
    <w:rsid w:val="7F42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C22F"/>
  <w15:docId w15:val="{17FB76FA-AA74-465B-8374-7CA3552C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F185E58"/>
  </w:style>
  <w:style w:type="paragraph" w:styleId="Kop1">
    <w:name w:val="heading 1"/>
    <w:basedOn w:val="Standaard"/>
    <w:next w:val="Standaard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outlineLvl w:val="5"/>
    </w:pPr>
    <w:rPr>
      <w:color w:val="1F4D7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rPr>
      <w:sz w:val="56"/>
      <w:szCs w:val="56"/>
    </w:rPr>
  </w:style>
  <w:style w:type="paragraph" w:styleId="Zwaar1" w:customStyle="1">
    <w:name w:val="Zwaar1"/>
    <w:basedOn w:val="Standaard"/>
    <w:next w:val="Standaard"/>
    <w:qFormat/>
    <w:rPr>
      <w:b/>
      <w:bCs/>
    </w:rPr>
  </w:style>
  <w:style w:type="paragraph" w:styleId="Lijstalinea">
    <w:name w:val="List Paragraph"/>
    <w:basedOn w:val="Standa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Pr>
      <w:sz w:val="20"/>
      <w:szCs w:val="20"/>
    </w:rPr>
  </w:style>
  <w:style w:type="character" w:styleId="VoetnoottekstChar" w:customStyle="1">
    <w:name w:val="Voetnoottekst Char"/>
    <w:link w:val="Voetnootteks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basedOn w:val="Standaard"/>
    <w:next w:val="Standaard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0" w:customStyle="1">
    <w:name w:val="heading 20"/>
    <w:basedOn w:val="Standaard"/>
    <w:next w:val="Standaard"/>
    <w:qFormat/>
    <w:pPr>
      <w:spacing w:before="360" w:after="180"/>
      <w:outlineLvl w:val="1"/>
    </w:pPr>
    <w:rPr>
      <w:b/>
      <w:bCs/>
      <w:color w:val="2E75B5"/>
      <w:sz w:val="28"/>
      <w:szCs w:val="28"/>
    </w:rPr>
  </w:style>
  <w:style w:type="paragraph" w:styleId="heading30" w:customStyle="1">
    <w:name w:val="heading 30"/>
    <w:basedOn w:val="Standaard"/>
    <w:next w:val="Standaard"/>
    <w:qFormat/>
    <w:pPr>
      <w:spacing w:before="240" w:after="120"/>
      <w:outlineLvl w:val="2"/>
    </w:pPr>
    <w:rPr>
      <w:b/>
      <w:bCs/>
      <w:color w:val="2E75B5"/>
      <w:sz w:val="24"/>
      <w:szCs w:val="24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Relationship Type="http://schemas.microsoft.com/office/2020/10/relationships/intelligence" Target="intelligence2.xml" Id="R85ee027659fd4213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9AF798AB711F42B5812BF36F990F06" ma:contentTypeVersion="17" ma:contentTypeDescription="Een nieuw document maken." ma:contentTypeScope="" ma:versionID="21bd421597319cd0041beb0b2b692b28">
  <xsd:schema xmlns:xsd="http://www.w3.org/2001/XMLSchema" xmlns:xs="http://www.w3.org/2001/XMLSchema" xmlns:p="http://schemas.microsoft.com/office/2006/metadata/properties" xmlns:ns2="dce8f4a3-71a8-409a-b152-9a067967ad28" xmlns:ns3="9c7e53dd-f619-4dc2-a4d5-145860213107" targetNamespace="http://schemas.microsoft.com/office/2006/metadata/properties" ma:root="true" ma:fieldsID="baa2922daed1e786d3ef8bfe36dcb227" ns2:_="" ns3:_="">
    <xsd:import namespace="dce8f4a3-71a8-409a-b152-9a067967ad28"/>
    <xsd:import namespace="9c7e53dd-f619-4dc2-a4d5-145860213107"/>
    <xsd:element name="properties">
      <xsd:complexType>
        <xsd:sequence>
          <xsd:element name="documentManagement">
            <xsd:complexType>
              <xsd:all>
                <xsd:element ref="ns2:Typedocument" minOccurs="0"/>
                <xsd:element ref="ns2:Datumvergadering" minOccurs="0"/>
                <xsd:element ref="ns2:Auteur" minOccurs="0"/>
                <xsd:element ref="ns2:Toezichtgebied" minOccurs="0"/>
                <xsd:element ref="ns2:Vertrouwelijk" minOccurs="0"/>
                <xsd:element ref="ns2:Vergadering" minOccurs="0"/>
                <xsd:element ref="ns2:Nogtedoe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8f4a3-71a8-409a-b152-9a067967ad28" elementFormDefault="qualified">
    <xsd:import namespace="http://schemas.microsoft.com/office/2006/documentManagement/types"/>
    <xsd:import namespace="http://schemas.microsoft.com/office/infopath/2007/PartnerControls"/>
    <xsd:element name="Typedocument" ma:index="8" nillable="true" ma:displayName="Type document" ma:format="Dropdown" ma:internalName="Typedocument">
      <xsd:simpleType>
        <xsd:restriction base="dms:Choice">
          <xsd:enumeration value="Rapportage"/>
          <xsd:enumeration value="Presentatie"/>
          <xsd:enumeration value="Memo"/>
          <xsd:enumeration value="Overig"/>
        </xsd:restriction>
      </xsd:simpleType>
    </xsd:element>
    <xsd:element name="Datumvergadering" ma:index="9" nillable="true" ma:displayName="Datum vergadering" ma:format="DateOnly" ma:internalName="Datumvergadering">
      <xsd:simpleType>
        <xsd:restriction base="dms:DateTime"/>
      </xsd:simpleType>
    </xsd:element>
    <xsd:element name="Auteur" ma:index="10" nillable="true" ma:displayName="Auteur" ma:format="Dropdown" ma:list="UserInfo" ma:SharePointGroup="0" ma:internalName="Auteu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oezichtgebied" ma:index="11" nillable="true" ma:displayName="Toezichtgebied" ma:format="Dropdown" ma:internalName="Toezichtgebied">
      <xsd:simpleType>
        <xsd:restriction base="dms:Choice">
          <xsd:enumeration value="Security"/>
          <xsd:enumeration value="Privacy"/>
        </xsd:restriction>
      </xsd:simpleType>
    </xsd:element>
    <xsd:element name="Vertrouwelijk" ma:index="12" nillable="true" ma:displayName="Vertrouwelijk" ma:format="Dropdown" ma:internalName="Vertrouwelijk">
      <xsd:simpleType>
        <xsd:restriction base="dms:Choice">
          <xsd:enumeration value="Vertrouwelijk"/>
          <xsd:enumeration value="Intern"/>
          <xsd:enumeration value="Openbaar"/>
        </xsd:restriction>
      </xsd:simpleType>
    </xsd:element>
    <xsd:element name="Vergadering" ma:index="13" nillable="true" ma:displayName="Vergadering" ma:format="Dropdown" ma:internalName="Vergadering">
      <xsd:simpleType>
        <xsd:restriction base="dms:Choice">
          <xsd:enumeration value="Gemeenteraad"/>
          <xsd:enumeration value="College"/>
          <xsd:enumeration value="Directieteam"/>
          <xsd:enumeration value="MT"/>
          <xsd:enumeration value="Afdeling"/>
        </xsd:restriction>
      </xsd:simpleType>
    </xsd:element>
    <xsd:element name="Nogtedoen" ma:index="14" nillable="true" ma:displayName="Nog te doen" ma:format="Dropdown" ma:internalName="Nogtedoen">
      <xsd:simpleType>
        <xsd:restriction base="dms:Text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111a3439-1d4c-408e-919b-7f3b2cc706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e53dd-f619-4dc2-a4d5-1458602131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9520914-285d-4ca8-9b02-08d75eb50ee6}" ma:internalName="TaxCatchAll" ma:showField="CatchAllData" ma:web="9c7e53dd-f619-4dc2-a4d5-145860213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gtedoen xmlns="dce8f4a3-71a8-409a-b152-9a067967ad28" xsi:nil="true"/>
    <Typedocument xmlns="dce8f4a3-71a8-409a-b152-9a067967ad28" xsi:nil="true"/>
    <Auteur xmlns="dce8f4a3-71a8-409a-b152-9a067967ad28">
      <UserInfo>
        <DisplayName/>
        <AccountId xsi:nil="true"/>
        <AccountType/>
      </UserInfo>
    </Auteur>
    <Toezichtgebied xmlns="dce8f4a3-71a8-409a-b152-9a067967ad28" xsi:nil="true"/>
    <Vertrouwelijk xmlns="dce8f4a3-71a8-409a-b152-9a067967ad28" xsi:nil="true"/>
    <Vergadering xmlns="dce8f4a3-71a8-409a-b152-9a067967ad28" xsi:nil="true"/>
    <Datumvergadering xmlns="dce8f4a3-71a8-409a-b152-9a067967ad28" xsi:nil="true"/>
    <lcf76f155ced4ddcb4097134ff3c332f xmlns="dce8f4a3-71a8-409a-b152-9a067967ad28">
      <Terms xmlns="http://schemas.microsoft.com/office/infopath/2007/PartnerControls"/>
    </lcf76f155ced4ddcb4097134ff3c332f>
    <TaxCatchAll xmlns="9c7e53dd-f619-4dc2-a4d5-145860213107" xsi:nil="true"/>
  </documentManagement>
</p:properties>
</file>

<file path=customXml/itemProps1.xml><?xml version="1.0" encoding="utf-8"?>
<ds:datastoreItem xmlns:ds="http://schemas.openxmlformats.org/officeDocument/2006/customXml" ds:itemID="{A756B999-6A28-4CAB-99B5-7C3E5FC9D2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e8f4a3-71a8-409a-b152-9a067967ad28"/>
    <ds:schemaRef ds:uri="9c7e53dd-f619-4dc2-a4d5-1458602131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7BBB3F-EF53-46D1-BC8D-26840B2256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BF8899-5AFE-4592-BF05-3F8D0D4DC102}">
  <ds:schemaRefs>
    <ds:schemaRef ds:uri="http://schemas.microsoft.com/office/2006/metadata/properties"/>
    <ds:schemaRef ds:uri="http://schemas.microsoft.com/office/infopath/2007/PartnerControls"/>
    <ds:schemaRef ds:uri="dce8f4a3-71a8-409a-b152-9a067967ad28"/>
    <ds:schemaRef ds:uri="9c7e53dd-f619-4dc2-a4d5-14586021310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Leede, Luuk de</lastModifiedBy>
  <revision>7</revision>
  <dcterms:created xsi:type="dcterms:W3CDTF">2026-01-30T16:10:00.0000000Z</dcterms:created>
  <dcterms:modified xsi:type="dcterms:W3CDTF">2026-02-02T13:03:09.7734476Z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0x010100219AF798AB711F42B5812BF36F990F06</vt:lpwstr>
  </property>
  <property fmtid="{D5CDD505-2E9C-101B-9397-08002B2CF9AE}" pid="3" name="MediaServiceImageTags">
    <vt:lpwstr/>
  </property>
</Properties>
</file>